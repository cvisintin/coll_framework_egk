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9.tif" ContentType="image/tiff"/>
  <Override PartName="/word/media/image18.tif" ContentType="image/tiff"/>
  <Override PartName="/word/media/image17.tif" ContentType="image/tiff"/>
  <Override PartName="/word/media/image16.tif" ContentType="image/tiff"/>
  <Override PartName="/word/media/image15.tif" ContentType="image/tiff"/>
  <Override PartName="/word/media/image14.tif" ContentType="image/tiff"/>
  <Override PartName="/word/media/image13.tif" ContentType="image/tiff"/>
  <Override PartName="/word/media/image12.tif" ContentType="image/tiff"/>
  <Override PartName="/word/media/image11.tif" ContentType="image/tiff"/>
  <Override PartName="/word/media/image4.tif" ContentType="image/tiff"/>
  <Override PartName="/word/media/image1.wmf" ContentType="image/x-wmf"/>
  <Override PartName="/word/media/image3.tif" ContentType="image/tiff"/>
  <Override PartName="/word/media/image2.tif" ContentType="image/tiff"/>
  <Override PartName="/word/media/image5.tif" ContentType="image/tiff"/>
  <Override PartName="/word/media/image6.tif" ContentType="image/tiff"/>
  <Override PartName="/word/media/image7.tif" ContentType="image/tiff"/>
  <Override PartName="/word/media/image8.tif" ContentType="image/tiff"/>
  <Override PartName="/word/media/image10.tif" ContentType="image/tiff"/>
  <Override PartName="/word/media/image9.tif" ContentType="image/tiff"/>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suppressLineNumbers/>
        <w:spacing w:lineRule="auto" w:line="360"/>
        <w:jc w:val="left"/>
        <w:rPr/>
      </w:pPr>
      <w:r>
        <w:rPr/>
        <w:t xml:space="preserve">A simple framework for a complex problem? Predicting wildlife-vehicle collisions </w:t>
      </w:r>
    </w:p>
    <w:p>
      <w:pPr>
        <w:pStyle w:val="Textbody1"/>
        <w:suppressLineNumbers/>
        <w:spacing w:lineRule="auto" w:line="360"/>
        <w:jc w:val="left"/>
        <w:rPr/>
      </w:pPr>
      <w:r>
        <w:rPr>
          <w:rStyle w:val="Textbf"/>
        </w:rPr>
        <w:t>Casey Visintin</w:t>
      </w:r>
      <w:r>
        <w:rPr>
          <w:rStyle w:val="Textsuperscript"/>
          <w:vertAlign w:val="superscript"/>
        </w:rPr>
        <w:t>1</w:t>
      </w:r>
      <w:r>
        <w:rPr>
          <w:rStyle w:val="Textbf"/>
        </w:rPr>
        <w:t>, Rodney van der Ree</w:t>
      </w:r>
      <w:r>
        <w:rPr>
          <w:rStyle w:val="Textsuperscript"/>
          <w:b/>
          <w:vertAlign w:val="superscript"/>
        </w:rPr>
        <w:t>2</w:t>
      </w:r>
      <w:r>
        <w:rPr>
          <w:rStyle w:val="Textbf"/>
        </w:rPr>
        <w:t>, Michael A. McCarthy</w:t>
      </w:r>
      <w:r>
        <w:rPr>
          <w:rStyle w:val="Textsuperscript"/>
          <w:b/>
          <w:vertAlign w:val="superscript"/>
        </w:rPr>
        <w:t>3</w:t>
      </w:r>
      <w:r>
        <w:rPr/>
        <w:t xml:space="preserve"> </w:t>
      </w:r>
    </w:p>
    <w:p>
      <w:pPr>
        <w:pStyle w:val="Textbody1"/>
        <w:suppressLineNumbers/>
        <w:spacing w:lineRule="auto" w:line="360"/>
        <w:jc w:val="left"/>
        <w:rPr/>
      </w:pPr>
      <w:r>
        <w:rPr/>
      </w:r>
    </w:p>
    <w:p>
      <w:pPr>
        <w:pStyle w:val="Textbody1"/>
        <w:suppressLineNumbers/>
        <w:spacing w:lineRule="auto" w:line="360"/>
        <w:jc w:val="left"/>
        <w:rPr/>
      </w:pPr>
      <w:r>
        <w:rPr>
          <w:rStyle w:val="Textbf"/>
          <w:vertAlign w:val="superscript"/>
        </w:rPr>
        <w:t>1</w:t>
      </w:r>
      <w:r>
        <w:rPr/>
        <w:t xml:space="preserve">Quantitative and Applied Ecology Group, School of BioSciences, University of Melbourne, Parkville, VIC 3010, Australia - Email: cvisintin@student.unimelb.edu.au </w:t>
      </w:r>
    </w:p>
    <w:p>
      <w:pPr>
        <w:pStyle w:val="Textbody1"/>
        <w:suppressLineNumbers/>
        <w:spacing w:lineRule="auto" w:line="360"/>
        <w:jc w:val="left"/>
        <w:rPr/>
      </w:pPr>
      <w:r>
        <w:rPr>
          <w:rStyle w:val="Textbf"/>
          <w:vertAlign w:val="superscript"/>
        </w:rPr>
        <w:t>2</w:t>
      </w:r>
      <w:r>
        <w:rPr/>
        <w:t xml:space="preserve">Australian Research </w:t>
      </w:r>
      <w:r>
        <w:rPr>
          <w:lang w:val="en-GB"/>
        </w:rPr>
        <w:t>Centre</w:t>
      </w:r>
      <w:r>
        <w:rPr/>
        <w:t xml:space="preserve"> for Urban Ecology, Royal Botanic Gardens Victoria and School of BioSciences, University of Melbourne, Parkville, VIC 3010, Australia - Email: rvdr@unimelb.edu.au </w:t>
      </w:r>
    </w:p>
    <w:p>
      <w:pPr>
        <w:pStyle w:val="Textbody1"/>
        <w:suppressLineNumbers/>
        <w:spacing w:lineRule="auto" w:line="360"/>
        <w:jc w:val="left"/>
        <w:rPr/>
      </w:pPr>
      <w:r>
        <w:rPr>
          <w:rStyle w:val="Textbf"/>
          <w:vertAlign w:val="superscript"/>
        </w:rPr>
        <w:t>3</w:t>
      </w:r>
      <w:r>
        <w:rPr/>
        <w:t xml:space="preserve">Quantitative and Applied Ecology Group, School of BioSciences, University of Melbourne, Parkville, VIC 3010, Australia - Email: mamcca@unimelb.edu.au </w:t>
      </w:r>
    </w:p>
    <w:p>
      <w:pPr>
        <w:pStyle w:val="Textbody1"/>
        <w:suppressLineNumbers/>
        <w:spacing w:lineRule="auto" w:line="360"/>
        <w:jc w:val="left"/>
        <w:rPr/>
      </w:pPr>
      <w:r>
        <w:rPr/>
      </w:r>
    </w:p>
    <w:p>
      <w:pPr>
        <w:pStyle w:val="Textbody1"/>
        <w:suppressLineNumbers/>
        <w:spacing w:lineRule="auto" w:line="360"/>
        <w:jc w:val="left"/>
        <w:rPr/>
      </w:pPr>
      <w:r>
        <w:rPr>
          <w:rStyle w:val="Textit"/>
        </w:rPr>
        <w:t>Corresponding Author</w:t>
      </w:r>
      <w:r>
        <w:rPr/>
        <w:t xml:space="preserve">: Casey Visintin, School of BioSciences, Bldg 122 - Rm 106A, University of Melbourne, Parkville, VIC 3010, Australia - Email: cvisintin@student.unimelb.edu.au, Phone: +61 4 34424084 </w:t>
      </w:r>
    </w:p>
    <w:p>
      <w:pPr>
        <w:pStyle w:val="Textbody1"/>
        <w:suppressLineNumbers/>
        <w:spacing w:lineRule="auto" w:line="360"/>
        <w:jc w:val="left"/>
        <w:rPr/>
      </w:pPr>
      <w:r>
        <w:rPr/>
      </w:r>
    </w:p>
    <w:p>
      <w:pPr>
        <w:pStyle w:val="Textbody1"/>
        <w:suppressLineNumbers/>
        <w:spacing w:lineRule="auto" w:line="360"/>
        <w:jc w:val="left"/>
        <w:rPr/>
      </w:pPr>
      <w:r>
        <w:rPr>
          <w:rStyle w:val="Textit"/>
        </w:rPr>
        <w:t>Running Title</w:t>
      </w:r>
      <w:r>
        <w:rPr/>
        <w:t xml:space="preserve">: Risk framework for wildlife-vehicle collisions </w:t>
      </w:r>
    </w:p>
    <w:p>
      <w:pPr>
        <w:pStyle w:val="Textbody1"/>
        <w:suppressLineNumbers/>
        <w:spacing w:lineRule="auto" w:line="360"/>
        <w:jc w:val="left"/>
        <w:rPr/>
      </w:pPr>
      <w:r>
        <w:rPr>
          <w:rStyle w:val="Textit"/>
        </w:rPr>
        <w:t>Word Count</w:t>
      </w:r>
      <w:r>
        <w:rPr/>
        <w:t>: 6963</w:t>
        <w:br/>
        <w:tab/>
      </w:r>
      <w:r>
        <w:rPr>
          <w:rStyle w:val="Textit"/>
        </w:rPr>
        <w:t>Summary</w:t>
      </w:r>
      <w:r>
        <w:rPr/>
        <w:t>: 356</w:t>
        <w:br/>
        <w:tab/>
      </w:r>
      <w:r>
        <w:rPr>
          <w:rStyle w:val="Textit"/>
        </w:rPr>
        <w:t>Main Text</w:t>
      </w:r>
      <w:r>
        <w:rPr/>
        <w:t>: 3986</w:t>
        <w:br/>
        <w:tab/>
      </w:r>
      <w:r>
        <w:rPr>
          <w:rStyle w:val="Textit"/>
        </w:rPr>
        <w:t>Acknowledgements</w:t>
      </w:r>
      <w:r>
        <w:rPr/>
        <w:t>: 106</w:t>
        <w:br/>
        <w:tab/>
      </w:r>
      <w:r>
        <w:rPr>
          <w:rStyle w:val="Textit"/>
        </w:rPr>
        <w:t>References</w:t>
      </w:r>
      <w:r>
        <w:rPr/>
        <w:t>: 1748</w:t>
        <w:br/>
        <w:tab/>
      </w:r>
      <w:r>
        <w:rPr>
          <w:rStyle w:val="Textit"/>
        </w:rPr>
        <w:t>Tables</w:t>
      </w:r>
      <w:r>
        <w:rPr/>
        <w:t>: 395</w:t>
        <w:br/>
        <w:tab/>
      </w:r>
      <w:r>
        <w:rPr>
          <w:rStyle w:val="Textit"/>
        </w:rPr>
        <w:t>Figure Legends</w:t>
      </w:r>
      <w:r>
        <w:rPr/>
        <w:t xml:space="preserve">: 372 </w:t>
      </w:r>
    </w:p>
    <w:p>
      <w:pPr>
        <w:pStyle w:val="Textbody1"/>
        <w:suppressLineNumbers/>
        <w:spacing w:lineRule="auto" w:line="360"/>
        <w:jc w:val="left"/>
        <w:rPr/>
      </w:pPr>
      <w:r>
        <w:rPr>
          <w:rStyle w:val="Textit"/>
        </w:rPr>
        <w:t>Number of Tables</w:t>
      </w:r>
      <w:r>
        <w:rPr/>
        <w:t xml:space="preserve">: 3 </w:t>
      </w:r>
    </w:p>
    <w:p>
      <w:pPr>
        <w:pStyle w:val="Textbody1"/>
        <w:suppressLineNumbers/>
        <w:spacing w:lineRule="auto" w:line="360"/>
        <w:jc w:val="left"/>
        <w:rPr/>
      </w:pPr>
      <w:r>
        <w:rPr>
          <w:rStyle w:val="Textit"/>
        </w:rPr>
        <w:t>Number of Figures</w:t>
      </w:r>
      <w:r>
        <w:rPr/>
        <w:t xml:space="preserve">: 6 (Main Text), 3 (Supporting Information) </w:t>
      </w:r>
    </w:p>
    <w:p>
      <w:pPr>
        <w:pStyle w:val="Textbody1"/>
        <w:suppressLineNumbers/>
        <w:spacing w:lineRule="auto" w:line="360"/>
        <w:jc w:val="left"/>
        <w:rPr/>
      </w:pPr>
      <w:r>
        <w:rPr>
          <w:rStyle w:val="Textit"/>
        </w:rPr>
        <w:t>Number of References</w:t>
      </w:r>
      <w:r>
        <w:rPr/>
        <w:t>: 72</w:t>
      </w:r>
      <w:r>
        <w:br w:type="page"/>
      </w:r>
    </w:p>
    <w:p>
      <w:pPr>
        <w:pStyle w:val="Heading21"/>
        <w:numPr>
          <w:ilvl w:val="1"/>
          <w:numId w:val="1"/>
        </w:numPr>
        <w:spacing w:lineRule="auto" w:line="360"/>
        <w:outlineLvl w:val="1"/>
        <w:rPr/>
      </w:pPr>
      <w:r>
        <w:rPr/>
        <w:t>Summary</w:t>
      </w:r>
    </w:p>
    <w:p>
      <w:pPr>
        <w:pStyle w:val="Textbody1"/>
        <w:spacing w:lineRule="auto" w:line="360"/>
        <w:jc w:val="left"/>
        <w:rPr/>
      </w:pPr>
      <w:r>
        <w:rPr>
          <w:rStyle w:val="Textbf"/>
        </w:rPr>
        <w:t>1.</w:t>
      </w:r>
      <w:r>
        <w:rPr/>
        <w:t xml:space="preserve"> Collisions of vehicles with wildlife kill and injure animals, and are also a risk to vehicle occupants, but preventing these collisions is challenging. Surveys to identify problem areas are expensive and logistically difficult. Computer modelling has identified correlates of collisions yet these can be difficult for managers to interpret in a way that will help them reduce collision risk.</w:t>
      </w:r>
    </w:p>
    <w:p>
      <w:pPr>
        <w:pStyle w:val="Textbody1"/>
        <w:spacing w:lineRule="auto" w:line="360"/>
        <w:jc w:val="left"/>
        <w:rPr/>
      </w:pPr>
      <w:r>
        <w:rPr>
          <w:rStyle w:val="Textbf"/>
        </w:rPr>
        <w:t>2.</w:t>
      </w:r>
      <w:r>
        <w:rPr/>
        <w:t xml:space="preserve"> We introduce a novel method to predict collision risk by modelling hazard (presence and movement of vehicles) and exposure (animal presence) across geographic space. To estimate the hazard, we predict relative traffic volume and speed along road segments across south-eastern Australia using regression models based on human demographic variables that are readily available. We model exposure by predicting suitable habitat for our case study species (Eastern Grey Kangaroo </w:t>
      </w:r>
      <w:r>
        <w:rPr>
          <w:rStyle w:val="Emphasis"/>
        </w:rPr>
        <w:t>Macropus giganteus</w:t>
      </w:r>
      <w:r>
        <w:rPr/>
        <w:t>) based on existing fauna survey records and geographic and climatic variables. Records of reported kangaroo-vehicle collisions are used to investigate how these factors collectively contribute to collision risk.</w:t>
      </w:r>
    </w:p>
    <w:p>
      <w:pPr>
        <w:pStyle w:val="Textbody1"/>
        <w:spacing w:lineRule="auto" w:line="360"/>
        <w:jc w:val="left"/>
        <w:rPr/>
      </w:pPr>
      <w:r>
        <w:rPr>
          <w:rStyle w:val="Textbf"/>
        </w:rPr>
        <w:t>3.</w:t>
      </w:r>
      <w:r>
        <w:rPr/>
        <w:t xml:space="preserve"> The species occurrence (exposure) model generated plausible predictions across the study area, reducing the null deviance by 30.4%. Important variables related to species presence were artificial light and elevation. The vehicle (hazard) models were reasonably fit (Traffic volume variance explained: 54.7%; Traffic speed variance explained: 58.7%</w:t>
      </w:r>
      <w:r>
        <w:rPr>
          <w:vertAlign w:val="superscript"/>
        </w:rPr>
        <w:t xml:space="preserve"> </w:t>
      </w:r>
      <w:r>
        <w:rPr/>
        <w:t>). Distance to freeway/highway and urban development were correlated with traffic volume, and both road class and road density were equally important predictors for traffic speed. Using these as predictors of collision risk explained 23.7% of the deviance in incidence of collisions. Discrimination ability of the model was good (receiver operator characteristic (ROC) score of 0.81) when predicting to an independent dataset.</w:t>
      </w:r>
    </w:p>
    <w:p>
      <w:pPr>
        <w:pStyle w:val="Textbody1"/>
        <w:spacing w:lineRule="auto" w:line="360"/>
        <w:jc w:val="left"/>
        <w:rPr/>
      </w:pPr>
      <w:r>
        <w:rPr>
          <w:rStyle w:val="Textbf"/>
        </w:rPr>
        <w:t>4.</w:t>
      </w:r>
      <w:r>
        <w:rPr/>
        <w:t xml:space="preserve"> </w:t>
      </w:r>
      <w:r>
        <w:rPr>
          <w:rStyle w:val="Textit"/>
        </w:rPr>
        <w:t>Synthesis and applications</w:t>
      </w:r>
      <w:r>
        <w:rPr/>
        <w:t>. The research demonstrates that collision risks can be modelled across geographic space with a conceptual analytical framework using existing sources of data, reducing the need for expensive or time-consuming field data collection. The framework is novel because it disentangles natural and anthropogenic effects on the likelihood of wildlife-vehicle collisions by representing hazard and exposure with separate, tunable sub-models. The outputs of the analysis can be expressed in multiple formats to inform management and conceptually the approach is  adaptable to other species and ecological problems.</w:t>
      </w:r>
      <w:r>
        <w:br w:type="page"/>
      </w:r>
    </w:p>
    <w:p>
      <w:pPr>
        <w:pStyle w:val="Heading21"/>
        <w:numPr>
          <w:ilvl w:val="1"/>
          <w:numId w:val="1"/>
        </w:numPr>
        <w:spacing w:lineRule="auto" w:line="360"/>
        <w:outlineLvl w:val="1"/>
        <w:rPr/>
      </w:pPr>
      <w:r>
        <w:rPr/>
        <w:t>Keywords</w:t>
      </w:r>
    </w:p>
    <w:p>
      <w:pPr>
        <w:pStyle w:val="Textbody1"/>
        <w:spacing w:lineRule="auto" w:line="360"/>
        <w:jc w:val="left"/>
        <w:rPr/>
      </w:pPr>
      <w:r>
        <w:rPr/>
        <w:t>animal, co-occurrence, kangaroo, risk, road ecology, roadkill, spatial, species distribution model, speed limit, traffic volume</w:t>
      </w:r>
      <w:r>
        <w:br w:type="page"/>
      </w:r>
    </w:p>
    <w:p>
      <w:pPr>
        <w:pStyle w:val="Heading21"/>
        <w:numPr>
          <w:ilvl w:val="1"/>
          <w:numId w:val="1"/>
        </w:numPr>
        <w:spacing w:lineRule="auto" w:line="360"/>
        <w:outlineLvl w:val="1"/>
        <w:rPr/>
      </w:pPr>
      <w:r>
        <w:rPr/>
        <w:t>Introduction</w:t>
      </w:r>
    </w:p>
    <w:p>
      <w:pPr>
        <w:pStyle w:val="Textbody1"/>
        <w:spacing w:lineRule="auto" w:line="360"/>
        <w:jc w:val="left"/>
        <w:rPr/>
      </w:pPr>
      <w:r>
        <w:rPr/>
        <w:t>Roads have well-documented negative ecological impacts (Forman &amp; Alexander</w:t>
      </w:r>
      <w:r>
        <w:rPr/>
        <w:fldChar w:fldCharType="begin"/>
      </w:r>
      <w:r>
        <w:instrText> REF Ref_Xform98 \h </w:instrText>
      </w:r>
      <w:r>
        <w:fldChar w:fldCharType="separate"/>
      </w:r>
      <w:r/>
      <w:r>
        <w:fldChar w:fldCharType="end"/>
      </w:r>
      <w:r>
        <w:rPr/>
        <w:t>, 1998</w:t>
      </w:r>
      <w:r>
        <w:rPr/>
        <w:fldChar w:fldCharType="begin"/>
      </w:r>
      <w:r>
        <w:instrText> REF Ref_Xform98 \h </w:instrText>
      </w:r>
      <w:r>
        <w:fldChar w:fldCharType="separate"/>
      </w:r>
      <w:r/>
      <w:r>
        <w:fldChar w:fldCharType="end"/>
      </w:r>
      <w:r>
        <w:rPr/>
        <w:t>; Spellerberg</w:t>
      </w:r>
      <w:r>
        <w:rPr/>
        <w:fldChar w:fldCharType="begin"/>
      </w:r>
      <w:r>
        <w:instrText> REF Ref_Xspel98 \h </w:instrText>
      </w:r>
      <w:r>
        <w:fldChar w:fldCharType="separate"/>
      </w:r>
      <w:r/>
      <w:r>
        <w:fldChar w:fldCharType="end"/>
      </w:r>
      <w:r>
        <w:rPr/>
        <w:t>, 1998</w:t>
      </w:r>
      <w:r>
        <w:rPr/>
        <w:fldChar w:fldCharType="begin"/>
      </w:r>
      <w:r>
        <w:instrText> REF Ref_Xspel98 \h </w:instrText>
      </w:r>
      <w:r>
        <w:fldChar w:fldCharType="separate"/>
      </w:r>
      <w:r/>
      <w:r>
        <w:fldChar w:fldCharType="end"/>
      </w:r>
      <w:r>
        <w:rPr/>
        <w:t>; van der Ree, Smith, &amp; Grilo</w:t>
      </w:r>
      <w:r>
        <w:rPr/>
        <w:fldChar w:fldCharType="begin"/>
      </w:r>
      <w:r>
        <w:instrText> REF Ref_Xrvdr15 \h </w:instrText>
      </w:r>
      <w:r>
        <w:fldChar w:fldCharType="separate"/>
      </w:r>
      <w:r/>
      <w:r>
        <w:fldChar w:fldCharType="end"/>
      </w:r>
      <w:r>
        <w:rPr/>
        <w:t>, 2015</w:t>
      </w:r>
      <w:r>
        <w:rPr/>
        <w:fldChar w:fldCharType="begin"/>
      </w:r>
      <w:r>
        <w:instrText> REF Ref_Xrvdr15 \h </w:instrText>
      </w:r>
      <w:r>
        <w:fldChar w:fldCharType="separate"/>
      </w:r>
      <w:r/>
      <w:r>
        <w:fldChar w:fldCharType="end"/>
      </w:r>
      <w:r>
        <w:rPr/>
        <w:t>) including effects on terrestrial fauna. Road construction and use fragments and destroys habitat, causes pollution (e.g. noise, light and chemical run-off), and kills and injures animals. Perhaps the most visible impact is direct mortality through wildlife-vehicle collisions (WVC) - billions of fauna are killed annually around the world (Seiler &amp; Helldin</w:t>
      </w:r>
      <w:r>
        <w:rPr/>
        <w:fldChar w:fldCharType="begin"/>
      </w:r>
      <w:r>
        <w:instrText> REF Ref_Xseil06 \h </w:instrText>
      </w:r>
      <w:r>
        <w:fldChar w:fldCharType="separate"/>
      </w:r>
      <w:r/>
      <w:r>
        <w:fldChar w:fldCharType="end"/>
      </w:r>
      <w:r>
        <w:rPr/>
        <w:t>, 2006</w:t>
      </w:r>
      <w:r>
        <w:rPr/>
        <w:fldChar w:fldCharType="begin"/>
      </w:r>
      <w:r>
        <w:instrText> REF Ref_Xseil06 \h </w:instrText>
      </w:r>
      <w:r>
        <w:fldChar w:fldCharType="separate"/>
      </w:r>
      <w:r/>
      <w:r>
        <w:fldChar w:fldCharType="end"/>
      </w:r>
      <w:r>
        <w:rPr/>
        <w:t>). Such an issue has prompted many road management authorities to routinely collect animal carcasses struck and killed by moving vehicles to reduce visual impacts for road travellers (Huijser et al.</w:t>
      </w:r>
      <w:r>
        <w:rPr/>
        <w:fldChar w:fldCharType="begin"/>
      </w:r>
      <w:r>
        <w:instrText> REF Ref_Xhuij07a \h </w:instrText>
      </w:r>
      <w:r>
        <w:fldChar w:fldCharType="separate"/>
      </w:r>
      <w:r/>
      <w:r>
        <w:fldChar w:fldCharType="end"/>
      </w:r>
      <w:r>
        <w:rPr/>
        <w:t>, 2007</w:t>
      </w:r>
      <w:r>
        <w:rPr/>
        <w:fldChar w:fldCharType="begin"/>
      </w:r>
      <w:r>
        <w:instrText> REF Ref_Xhuij07a \h </w:instrText>
      </w:r>
      <w:r>
        <w:fldChar w:fldCharType="separate"/>
      </w:r>
      <w:r/>
      <w:r>
        <w:fldChar w:fldCharType="end"/>
      </w:r>
      <w:r>
        <w:rPr/>
        <w:t>) and avoid secondary collisions with scavenging wildlife species. In addition, many governments around the world incur significant costs installing wildlife-proof fencing and under- and over-passes to reduce the rate of wildlife-vehicle collisions and improve landscape connectivity (van der Ree, Smith &amp; Grilo</w:t>
      </w:r>
      <w:r>
        <w:rPr/>
        <w:fldChar w:fldCharType="begin"/>
      </w:r>
      <w:r>
        <w:instrText> REF Ref_Xrvdr15 \h </w:instrText>
      </w:r>
      <w:r>
        <w:fldChar w:fldCharType="separate"/>
      </w:r>
      <w:r/>
      <w:r>
        <w:fldChar w:fldCharType="end"/>
      </w:r>
      <w:r>
        <w:rPr/>
        <w:t>, 2015</w:t>
      </w:r>
      <w:r>
        <w:rPr/>
        <w:fldChar w:fldCharType="begin"/>
      </w:r>
      <w:r>
        <w:instrText> REF Ref_Xrvdr15 \h </w:instrText>
      </w:r>
      <w:r>
        <w:fldChar w:fldCharType="separate"/>
      </w:r>
      <w:r/>
      <w:r>
        <w:fldChar w:fldCharType="end"/>
      </w:r>
      <w:r>
        <w:rPr/>
        <w:t>).</w:t>
      </w:r>
    </w:p>
    <w:p>
      <w:pPr>
        <w:pStyle w:val="Firstlineindent"/>
        <w:spacing w:lineRule="auto" w:line="360"/>
        <w:rPr/>
      </w:pPr>
      <w:r>
        <w:rPr/>
        <w:t>Worldwide, the frequency, magnitude and distribution of WVC have been widely studied. Many such studies relate rate of collisions to environmental conditions, anthropogenic variables, and animal biology, behaviour and characteristics. While many studies have used statistical modelling to determine hotspots for WVC, most are limited to a single stretch of road or small collections of roads (Gundersen &amp; Andreassen</w:t>
      </w:r>
      <w:r>
        <w:rPr/>
        <w:fldChar w:fldCharType="begin"/>
      </w:r>
      <w:r>
        <w:instrText> REF Ref_Xgund98 \h </w:instrText>
      </w:r>
      <w:r>
        <w:fldChar w:fldCharType="separate"/>
      </w:r>
      <w:r/>
      <w:r>
        <w:fldChar w:fldCharType="end"/>
      </w:r>
      <w:r>
        <w:rPr/>
        <w:t>, 1998</w:t>
      </w:r>
      <w:r>
        <w:rPr/>
        <w:fldChar w:fldCharType="begin"/>
      </w:r>
      <w:r>
        <w:instrText> REF Ref_Xgund98 \h </w:instrText>
      </w:r>
      <w:r>
        <w:fldChar w:fldCharType="separate"/>
      </w:r>
      <w:r/>
      <w:r>
        <w:fldChar w:fldCharType="end"/>
      </w:r>
      <w:r>
        <w:rPr/>
        <w:t>; Clevenger &amp; Wierzchowski</w:t>
      </w:r>
      <w:r>
        <w:rPr/>
        <w:fldChar w:fldCharType="begin"/>
      </w:r>
      <w:r>
        <w:instrText> REF Ref_Xclev01 \h </w:instrText>
      </w:r>
      <w:r>
        <w:fldChar w:fldCharType="separate"/>
      </w:r>
      <w:r/>
      <w:r>
        <w:fldChar w:fldCharType="end"/>
      </w:r>
      <w:r>
        <w:rPr/>
        <w:t>, 2001</w:t>
      </w:r>
      <w:r>
        <w:rPr/>
        <w:fldChar w:fldCharType="begin"/>
      </w:r>
      <w:r>
        <w:instrText> REF Ref_Xclev01 \h </w:instrText>
      </w:r>
      <w:r>
        <w:fldChar w:fldCharType="separate"/>
      </w:r>
      <w:r/>
      <w:r>
        <w:fldChar w:fldCharType="end"/>
      </w:r>
      <w:r>
        <w:rPr/>
        <w:t>; Clevenger, Chruszcz &amp; Gunson</w:t>
      </w:r>
      <w:r>
        <w:rPr/>
        <w:fldChar w:fldCharType="begin"/>
      </w:r>
      <w:r>
        <w:instrText> REF Ref_Xclev03 \h </w:instrText>
      </w:r>
      <w:r>
        <w:fldChar w:fldCharType="separate"/>
      </w:r>
      <w:r/>
      <w:r>
        <w:fldChar w:fldCharType="end"/>
      </w:r>
      <w:r>
        <w:rPr/>
        <w:t>, 2003</w:t>
      </w:r>
      <w:r>
        <w:rPr/>
        <w:fldChar w:fldCharType="begin"/>
      </w:r>
      <w:r>
        <w:instrText> REF Ref_Xclev03 \h </w:instrText>
      </w:r>
      <w:r>
        <w:fldChar w:fldCharType="separate"/>
      </w:r>
      <w:r/>
      <w:r>
        <w:fldChar w:fldCharType="end"/>
      </w:r>
      <w:r>
        <w:rPr/>
        <w:t>; Ramp et al.</w:t>
      </w:r>
      <w:r>
        <w:rPr/>
        <w:fldChar w:fldCharType="begin"/>
      </w:r>
      <w:r>
        <w:instrText> REF Ref_Xramp05 \h </w:instrText>
      </w:r>
      <w:r>
        <w:fldChar w:fldCharType="separate"/>
      </w:r>
      <w:r/>
      <w:r>
        <w:fldChar w:fldCharType="end"/>
      </w:r>
      <w:r>
        <w:rPr/>
        <w:t>, 2005</w:t>
      </w:r>
      <w:r>
        <w:rPr/>
        <w:fldChar w:fldCharType="begin"/>
      </w:r>
      <w:r>
        <w:instrText> REF Ref_Xramp05 \h </w:instrText>
      </w:r>
      <w:r>
        <w:fldChar w:fldCharType="separate"/>
      </w:r>
      <w:r/>
      <w:r>
        <w:fldChar w:fldCharType="end"/>
      </w:r>
      <w:r>
        <w:rPr/>
        <w:t>; Ramp &amp; Ben-Ami</w:t>
      </w:r>
      <w:r>
        <w:rPr/>
        <w:fldChar w:fldCharType="begin"/>
      </w:r>
      <w:r>
        <w:instrText> REF Ref_Xramp06 \h </w:instrText>
      </w:r>
      <w:r>
        <w:fldChar w:fldCharType="separate"/>
      </w:r>
      <w:r/>
      <w:r>
        <w:fldChar w:fldCharType="end"/>
      </w:r>
      <w:r>
        <w:rPr/>
        <w:t>, 2006</w:t>
      </w:r>
      <w:r>
        <w:rPr/>
        <w:fldChar w:fldCharType="begin"/>
      </w:r>
      <w:r>
        <w:instrText> REF Ref_Xramp06 \h </w:instrText>
      </w:r>
      <w:r>
        <w:fldChar w:fldCharType="separate"/>
      </w:r>
      <w:r/>
      <w:r>
        <w:fldChar w:fldCharType="end"/>
      </w:r>
      <w:r>
        <w:rPr/>
        <w:t>; Gomes et al.</w:t>
      </w:r>
      <w:r>
        <w:rPr/>
        <w:fldChar w:fldCharType="begin"/>
      </w:r>
      <w:r>
        <w:instrText> REF Ref_Xgome08 \h </w:instrText>
      </w:r>
      <w:r>
        <w:fldChar w:fldCharType="separate"/>
      </w:r>
      <w:r/>
      <w:r>
        <w:fldChar w:fldCharType="end"/>
      </w:r>
      <w:r>
        <w:rPr/>
        <w:t>, 2008</w:t>
      </w:r>
      <w:r>
        <w:rPr/>
        <w:fldChar w:fldCharType="begin"/>
      </w:r>
      <w:r>
        <w:instrText> REF Ref_Xgome08 \h </w:instrText>
      </w:r>
      <w:r>
        <w:fldChar w:fldCharType="separate"/>
      </w:r>
      <w:r/>
      <w:r>
        <w:fldChar w:fldCharType="end"/>
      </w:r>
      <w:r>
        <w:rPr/>
        <w:t>; Langen, Ogden &amp; Schwarting</w:t>
      </w:r>
      <w:r>
        <w:rPr/>
        <w:fldChar w:fldCharType="begin"/>
      </w:r>
      <w:r>
        <w:instrText> REF Ref_Xlang09 \h </w:instrText>
      </w:r>
      <w:r>
        <w:fldChar w:fldCharType="separate"/>
      </w:r>
      <w:r/>
      <w:r>
        <w:fldChar w:fldCharType="end"/>
      </w:r>
      <w:r>
        <w:rPr/>
        <w:t>, 2009</w:t>
      </w:r>
      <w:r>
        <w:rPr/>
        <w:fldChar w:fldCharType="begin"/>
      </w:r>
      <w:r>
        <w:instrText> REF Ref_Xlang09 \h </w:instrText>
      </w:r>
      <w:r>
        <w:fldChar w:fldCharType="separate"/>
      </w:r>
      <w:r/>
      <w:r>
        <w:fldChar w:fldCharType="end"/>
      </w:r>
      <w:r>
        <w:rPr/>
        <w:t>; Hurley, Rapaport &amp; Johnson</w:t>
      </w:r>
      <w:r>
        <w:rPr/>
        <w:fldChar w:fldCharType="begin"/>
      </w:r>
      <w:r>
        <w:instrText> REF Ref_Xhurl09 \h </w:instrText>
      </w:r>
      <w:r>
        <w:fldChar w:fldCharType="separate"/>
      </w:r>
      <w:r/>
      <w:r>
        <w:fldChar w:fldCharType="end"/>
      </w:r>
      <w:r>
        <w:rPr/>
        <w:t>, 2009</w:t>
      </w:r>
      <w:r>
        <w:rPr/>
        <w:fldChar w:fldCharType="begin"/>
      </w:r>
      <w:r>
        <w:instrText> REF Ref_Xhurl09 \h </w:instrText>
      </w:r>
      <w:r>
        <w:fldChar w:fldCharType="separate"/>
      </w:r>
      <w:r/>
      <w:r>
        <w:fldChar w:fldCharType="end"/>
      </w:r>
      <w:r>
        <w:rPr/>
        <w:t>; Roger &amp; Ramp</w:t>
      </w:r>
      <w:r>
        <w:rPr/>
        <w:fldChar w:fldCharType="begin"/>
      </w:r>
      <w:r>
        <w:instrText> REF Ref_Xroge09 \h </w:instrText>
      </w:r>
      <w:r>
        <w:fldChar w:fldCharType="separate"/>
      </w:r>
      <w:r/>
      <w:r>
        <w:fldChar w:fldCharType="end"/>
      </w:r>
      <w:r>
        <w:rPr/>
        <w:t>, 2009</w:t>
      </w:r>
      <w:r>
        <w:rPr/>
        <w:fldChar w:fldCharType="begin"/>
      </w:r>
      <w:r>
        <w:instrText> REF Ref_Xroge09 \h </w:instrText>
      </w:r>
      <w:r>
        <w:fldChar w:fldCharType="separate"/>
      </w:r>
      <w:r/>
      <w:r>
        <w:fldChar w:fldCharType="end"/>
      </w:r>
      <w:r>
        <w:rPr/>
        <w:t>; Hothorn, Brandl &amp; Müller</w:t>
      </w:r>
      <w:r>
        <w:rPr/>
        <w:fldChar w:fldCharType="begin"/>
      </w:r>
      <w:r>
        <w:instrText> REF Ref_Xhoth12 \h </w:instrText>
      </w:r>
      <w:r>
        <w:fldChar w:fldCharType="separate"/>
      </w:r>
      <w:r/>
      <w:r>
        <w:fldChar w:fldCharType="end"/>
      </w:r>
      <w:r>
        <w:rPr/>
        <w:t>, 2012</w:t>
      </w:r>
      <w:r>
        <w:rPr/>
        <w:fldChar w:fldCharType="begin"/>
      </w:r>
      <w:r>
        <w:instrText> REF Ref_Xhoth12 \h </w:instrText>
      </w:r>
      <w:r>
        <w:fldChar w:fldCharType="separate"/>
      </w:r>
      <w:r/>
      <w:r>
        <w:fldChar w:fldCharType="end"/>
      </w:r>
      <w:r>
        <w:rPr/>
        <w:t>; Markolt et al.</w:t>
      </w:r>
      <w:r>
        <w:rPr/>
        <w:fldChar w:fldCharType="begin"/>
      </w:r>
      <w:r>
        <w:instrText> REF Ref_Xmark12 \h </w:instrText>
      </w:r>
      <w:r>
        <w:fldChar w:fldCharType="separate"/>
      </w:r>
      <w:r/>
      <w:r>
        <w:fldChar w:fldCharType="end"/>
      </w:r>
      <w:r>
        <w:rPr/>
        <w:t>, 2012</w:t>
      </w:r>
      <w:r>
        <w:rPr/>
        <w:fldChar w:fldCharType="begin"/>
      </w:r>
      <w:r>
        <w:instrText> REF Ref_Xmark12 \h </w:instrText>
      </w:r>
      <w:r>
        <w:fldChar w:fldCharType="separate"/>
      </w:r>
      <w:r/>
      <w:r>
        <w:fldChar w:fldCharType="end"/>
      </w:r>
      <w:r>
        <w:rPr/>
        <w:t>; Santos et al.</w:t>
      </w:r>
      <w:r>
        <w:rPr/>
        <w:fldChar w:fldCharType="begin"/>
      </w:r>
      <w:r>
        <w:instrText> REF Ref_Xsant13 \h </w:instrText>
      </w:r>
      <w:r>
        <w:fldChar w:fldCharType="separate"/>
      </w:r>
      <w:r/>
      <w:r>
        <w:fldChar w:fldCharType="end"/>
      </w:r>
      <w:r>
        <w:rPr/>
        <w:t>, 2013</w:t>
      </w:r>
      <w:r>
        <w:rPr/>
        <w:fldChar w:fldCharType="begin"/>
      </w:r>
      <w:r>
        <w:instrText> REF Ref_Xsant13 \h </w:instrText>
      </w:r>
      <w:r>
        <w:fldChar w:fldCharType="separate"/>
      </w:r>
      <w:r/>
      <w:r>
        <w:fldChar w:fldCharType="end"/>
      </w:r>
      <w:r>
        <w:rPr/>
        <w:t>; Seo et al.</w:t>
      </w:r>
      <w:r>
        <w:rPr/>
        <w:fldChar w:fldCharType="begin"/>
      </w:r>
      <w:r>
        <w:instrText> REF Ref_Xseo15 \h </w:instrText>
      </w:r>
      <w:r>
        <w:fldChar w:fldCharType="separate"/>
      </w:r>
      <w:r/>
      <w:r>
        <w:fldChar w:fldCharType="end"/>
      </w:r>
      <w:r>
        <w:rPr/>
        <w:t>, 2015</w:t>
      </w:r>
      <w:r>
        <w:rPr/>
        <w:fldChar w:fldCharType="begin"/>
      </w:r>
      <w:r>
        <w:instrText> REF Ref_Xseo15 \h </w:instrText>
      </w:r>
      <w:r>
        <w:fldChar w:fldCharType="separate"/>
      </w:r>
      <w:r/>
      <w:r>
        <w:fldChar w:fldCharType="end"/>
      </w:r>
      <w:r>
        <w:rPr/>
        <w:t>). These models perform relatively well at local scales, and some have been employed to communicate areas of high-risk to road managers, but many cannot extrapolate to other sections of road or entire networks. We extend this work by developing and testing a framework that may be applied at much larger scales; consistent with the boundaries of road authority jurisdictions (i.e. state/provincial). Clevenger et al.</w:t>
      </w:r>
      <w:r>
        <w:rPr/>
        <w:fldChar w:fldCharType="begin"/>
      </w:r>
      <w:r>
        <w:instrText> REF Ref_Xclev15 \h </w:instrText>
      </w:r>
      <w:r>
        <w:fldChar w:fldCharType="separate"/>
      </w:r>
      <w:r/>
      <w:r>
        <w:fldChar w:fldCharType="end"/>
      </w:r>
      <w:r>
        <w:rPr/>
        <w:t xml:space="preserve"> (2015</w:t>
      </w:r>
      <w:r>
        <w:rPr/>
        <w:fldChar w:fldCharType="begin"/>
      </w:r>
      <w:r>
        <w:instrText> REF Ref_Xclev15 \h </w:instrText>
      </w:r>
      <w:r>
        <w:fldChar w:fldCharType="separate"/>
      </w:r>
      <w:r/>
      <w:r>
        <w:fldChar w:fldCharType="end"/>
      </w:r>
      <w:r>
        <w:rPr/>
        <w:t xml:space="preserve">) asserts that the variability of significant predictors among regions and geographic scales highlights a critical need for a useful broad-scale conceptual framework to analyse/predict  WVC. </w:t>
      </w:r>
    </w:p>
    <w:p>
      <w:pPr>
        <w:pStyle w:val="Firstlineindent"/>
        <w:spacing w:lineRule="auto" w:line="360"/>
        <w:rPr/>
      </w:pPr>
      <w:r>
        <w:rPr/>
        <w:t xml:space="preserve">Managers often have limited time and budgets to survey WVC across large areas or road networks. Many existing studies utilise data collected at fine spatial scales to model WVC, which is only feasible for limited areas because it is prohibitively expensive to collect data at the required regional scale. Methods to incorporate publicly-accessible, existing sources of data or model data-deficient parameters are useful to reduce costs. For example, remotely-sensed data is useful to determine environmental influences, while GIS-based census data may be used to characterise road conditions. Our framework is a desktop-based exercise for managers to determine risk across a large network with the ability to fine-tune based on available data. Moreover, it can be adapted with additional or modified data without changing the underlying methodology. </w:t>
      </w:r>
    </w:p>
    <w:p>
      <w:pPr>
        <w:pStyle w:val="Firstlineindent"/>
        <w:spacing w:lineRule="auto" w:line="360"/>
        <w:rPr/>
      </w:pPr>
      <w:r>
        <w:rPr/>
        <w:t>When modelling is used to determine hotspots for WVC, predictions are made using single models that combine both environmental and anthropogenic variables (Malo, Suárez &amp; Díez</w:t>
      </w:r>
      <w:r>
        <w:rPr/>
        <w:fldChar w:fldCharType="begin"/>
      </w:r>
      <w:r>
        <w:instrText> REF Ref_Xmalo04 \h </w:instrText>
      </w:r>
      <w:r>
        <w:fldChar w:fldCharType="separate"/>
      </w:r>
      <w:r/>
      <w:r>
        <w:fldChar w:fldCharType="end"/>
      </w:r>
      <w:r>
        <w:rPr/>
        <w:t>, 2004</w:t>
      </w:r>
      <w:r>
        <w:rPr/>
        <w:fldChar w:fldCharType="begin"/>
      </w:r>
      <w:r>
        <w:instrText> REF Ref_Xmalo04 \h </w:instrText>
      </w:r>
      <w:r>
        <w:fldChar w:fldCharType="separate"/>
      </w:r>
      <w:r/>
      <w:r>
        <w:fldChar w:fldCharType="end"/>
      </w:r>
      <w:r>
        <w:rPr/>
        <w:t>; Ramp et al.</w:t>
      </w:r>
      <w:r>
        <w:rPr/>
        <w:fldChar w:fldCharType="begin"/>
      </w:r>
      <w:r>
        <w:instrText> REF Ref_Xramp05 \h </w:instrText>
      </w:r>
      <w:r>
        <w:fldChar w:fldCharType="separate"/>
      </w:r>
      <w:r/>
      <w:r>
        <w:fldChar w:fldCharType="end"/>
      </w:r>
      <w:r>
        <w:rPr/>
        <w:t>, 2005</w:t>
      </w:r>
      <w:r>
        <w:rPr/>
        <w:fldChar w:fldCharType="begin"/>
      </w:r>
      <w:r>
        <w:instrText> REF Ref_Xramp05 \h </w:instrText>
      </w:r>
      <w:r>
        <w:fldChar w:fldCharType="separate"/>
      </w:r>
      <w:r/>
      <w:r>
        <w:fldChar w:fldCharType="end"/>
      </w:r>
      <w:r>
        <w:rPr/>
        <w:t>; Gomes et al.</w:t>
      </w:r>
      <w:r>
        <w:rPr/>
        <w:fldChar w:fldCharType="begin"/>
      </w:r>
      <w:r>
        <w:instrText> REF Ref_Xgome08 \h </w:instrText>
      </w:r>
      <w:r>
        <w:fldChar w:fldCharType="separate"/>
      </w:r>
      <w:r/>
      <w:r>
        <w:fldChar w:fldCharType="end"/>
      </w:r>
      <w:r>
        <w:rPr/>
        <w:t>, 2008</w:t>
      </w:r>
      <w:r>
        <w:rPr/>
        <w:fldChar w:fldCharType="begin"/>
      </w:r>
      <w:r>
        <w:instrText> REF Ref_Xgome08 \h </w:instrText>
      </w:r>
      <w:r>
        <w:fldChar w:fldCharType="separate"/>
      </w:r>
      <w:r/>
      <w:r>
        <w:fldChar w:fldCharType="end"/>
      </w:r>
      <w:r>
        <w:rPr/>
        <w:t>; Roger &amp; Ramp</w:t>
      </w:r>
      <w:r>
        <w:rPr/>
        <w:fldChar w:fldCharType="begin"/>
      </w:r>
      <w:r>
        <w:instrText> REF Ref_Xroge09 \h </w:instrText>
      </w:r>
      <w:r>
        <w:fldChar w:fldCharType="separate"/>
      </w:r>
      <w:r/>
      <w:r>
        <w:fldChar w:fldCharType="end"/>
      </w:r>
      <w:r>
        <w:rPr/>
        <w:t>, 2009</w:t>
      </w:r>
      <w:r>
        <w:rPr/>
        <w:fldChar w:fldCharType="begin"/>
      </w:r>
      <w:r>
        <w:instrText> REF Ref_Xroge09 \h </w:instrText>
      </w:r>
      <w:r>
        <w:fldChar w:fldCharType="separate"/>
      </w:r>
      <w:r/>
      <w:r>
        <w:fldChar w:fldCharType="end"/>
      </w:r>
      <w:r>
        <w:rPr/>
        <w:t>; Hothorn, Brandl &amp; Müller</w:t>
      </w:r>
      <w:r>
        <w:rPr/>
        <w:fldChar w:fldCharType="begin"/>
      </w:r>
      <w:r>
        <w:instrText> REF Ref_Xhoth12 \h </w:instrText>
      </w:r>
      <w:r>
        <w:fldChar w:fldCharType="separate"/>
      </w:r>
      <w:r/>
      <w:r>
        <w:fldChar w:fldCharType="end"/>
      </w:r>
      <w:r>
        <w:rPr/>
        <w:t>, 2012</w:t>
      </w:r>
      <w:r>
        <w:rPr/>
        <w:fldChar w:fldCharType="begin"/>
      </w:r>
      <w:r>
        <w:instrText> REF Ref_Xhoth12 \h </w:instrText>
      </w:r>
      <w:r>
        <w:fldChar w:fldCharType="separate"/>
      </w:r>
      <w:r/>
      <w:r>
        <w:fldChar w:fldCharType="end"/>
      </w:r>
      <w:r>
        <w:rPr/>
        <w:t>; Barthelmess</w:t>
      </w:r>
      <w:r>
        <w:rPr/>
        <w:fldChar w:fldCharType="begin"/>
      </w:r>
      <w:r>
        <w:instrText> REF Ref_Xbart14 \h </w:instrText>
      </w:r>
      <w:r>
        <w:fldChar w:fldCharType="separate"/>
      </w:r>
      <w:r/>
      <w:r>
        <w:fldChar w:fldCharType="end"/>
      </w:r>
      <w:r>
        <w:rPr/>
        <w:t>, 2014</w:t>
      </w:r>
      <w:r>
        <w:rPr/>
        <w:fldChar w:fldCharType="begin"/>
      </w:r>
      <w:r>
        <w:instrText> REF Ref_Xbart14 \h </w:instrText>
      </w:r>
      <w:r>
        <w:fldChar w:fldCharType="separate"/>
      </w:r>
      <w:r/>
      <w:r>
        <w:fldChar w:fldCharType="end"/>
      </w:r>
      <w:r>
        <w:rPr/>
        <w:t>; Meisingset et al.</w:t>
      </w:r>
      <w:r>
        <w:rPr/>
        <w:fldChar w:fldCharType="begin"/>
      </w:r>
      <w:r>
        <w:instrText> REF Ref_Xmeis14 \h </w:instrText>
      </w:r>
      <w:r>
        <w:fldChar w:fldCharType="separate"/>
      </w:r>
      <w:r/>
      <w:r>
        <w:fldChar w:fldCharType="end"/>
      </w:r>
      <w:r>
        <w:rPr/>
        <w:t>, 2014</w:t>
      </w:r>
      <w:r>
        <w:rPr/>
        <w:fldChar w:fldCharType="begin"/>
      </w:r>
      <w:r>
        <w:instrText> REF Ref_Xmeis14 \h </w:instrText>
      </w:r>
      <w:r>
        <w:fldChar w:fldCharType="separate"/>
      </w:r>
      <w:r/>
      <w:r>
        <w:fldChar w:fldCharType="end"/>
      </w:r>
      <w:r>
        <w:rPr/>
        <w:t>; Snow, Williams &amp; Porter</w:t>
      </w:r>
      <w:r>
        <w:rPr/>
        <w:fldChar w:fldCharType="begin"/>
      </w:r>
      <w:r>
        <w:instrText> REF Ref_Xsnow14 \h </w:instrText>
      </w:r>
      <w:r>
        <w:fldChar w:fldCharType="separate"/>
      </w:r>
      <w:r/>
      <w:r>
        <w:fldChar w:fldCharType="end"/>
      </w:r>
      <w:r>
        <w:rPr/>
        <w:t>, 2014</w:t>
      </w:r>
      <w:r>
        <w:rPr/>
        <w:fldChar w:fldCharType="begin"/>
      </w:r>
      <w:r>
        <w:instrText> REF Ref_Xsnow14 \h </w:instrText>
      </w:r>
      <w:r>
        <w:fldChar w:fldCharType="separate"/>
      </w:r>
      <w:r/>
      <w:r>
        <w:fldChar w:fldCharType="end"/>
      </w:r>
      <w:r>
        <w:rPr/>
        <w:t>). These studies are valuable for managers to identify locations  for mitigation or further study, however, they are often limited in their ability to extrapolate beyond the study area and do not clearly indicate potential confounding effects or suggest what mitigation to use (e.g. on the road environment or on the species). For example, vegetation on the road verge is commonly used to model collisions, and has been shown to be an effective predictor in previous work.  But as a single covariate among others in a regression model, it is difficult to determine if vegetation is related to collisions based on its affect on visibility for drivers, or its attraction for animals. We extend the utility of this research by disentangling the effects of human activity and wildlife behavior, which has not been achieved before. We aim to improve the accessibility of collision analysis and predictions by relating risk to two components, exposure and hazard. This hierarchical classification and structure of the predictors enables a more straight-forward calibration and interpretation of the models - a useful feature for managers - without compromising predictive performance.</w:t>
      </w:r>
      <w:r>
        <w:br w:type="page"/>
      </w:r>
    </w:p>
    <w:p>
      <w:pPr>
        <w:pStyle w:val="Heading21"/>
        <w:numPr>
          <w:ilvl w:val="1"/>
          <w:numId w:val="1"/>
        </w:numPr>
        <w:spacing w:lineRule="auto" w:line="360"/>
        <w:outlineLvl w:val="1"/>
        <w:rPr/>
      </w:pPr>
      <w:r>
        <w:rPr/>
        <w:t>Materials and Methods</w:t>
      </w:r>
    </w:p>
    <w:p>
      <w:pPr>
        <w:pStyle w:val="Heading31"/>
        <w:numPr>
          <w:ilvl w:val="1"/>
          <w:numId w:val="1"/>
        </w:numPr>
        <w:outlineLvl w:val="1"/>
        <w:rPr/>
      </w:pPr>
      <w:r>
        <w:rPr/>
        <w:t>CONCEPTUAL MODEL FRAMEWORK</w:t>
      </w:r>
    </w:p>
    <w:p>
      <w:pPr>
        <w:pStyle w:val="Textbody1"/>
        <w:spacing w:lineRule="auto" w:line="360"/>
        <w:jc w:val="left"/>
        <w:rPr/>
      </w:pPr>
      <w:r>
        <w:rPr/>
        <w:t xml:space="preserve">Risk (as a rate) of animal collisions can be expressed as a function of exposure and hazard: </w:t>
      </w:r>
    </w:p>
    <w:p>
      <w:pPr>
        <w:pStyle w:val="Textbody1"/>
        <w:spacing w:lineRule="auto" w:line="360"/>
        <w:jc w:val="left"/>
        <w:rPr/>
      </w:pPr>
      <w:r>
        <w:rPr/>
      </w:r>
    </w:p>
    <w:tbl>
      <w:tblPr>
        <w:tblW w:w="9067" w:type="dxa"/>
        <w:jc w:val="left"/>
        <w:tblInd w:w="0" w:type="dxa"/>
        <w:tblBorders/>
        <w:tblCellMar>
          <w:top w:w="0" w:type="dxa"/>
          <w:left w:w="0" w:type="dxa"/>
          <w:bottom w:w="0" w:type="dxa"/>
          <w:right w:w="0" w:type="dxa"/>
        </w:tblCellMar>
        <w:tblLook w:val="04a0" w:noVBand="1" w:noHBand="0" w:firstRow="1" w:lastRow="0" w:firstColumn="1" w:lastColumn="0"/>
      </w:tblPr>
      <w:tblGrid>
        <w:gridCol w:w="4533"/>
        <w:gridCol w:w="4533"/>
      </w:tblGrid>
      <w:tr>
        <w:trPr/>
        <w:tc>
          <w:tcPr>
            <w:tcW w:w="4533" w:type="dxa"/>
            <w:tcBorders/>
            <w:shd w:color="auto" w:fill="FFFFFF" w:val="clear"/>
          </w:tcPr>
          <w:p>
            <w:pPr>
              <w:pStyle w:val="Equp"/>
              <w:spacing w:lineRule="auto" w:line="360"/>
              <w:rPr/>
            </w:pPr>
            <w:r>
              <w:rPr/>
            </w:r>
            <m:oMath xmlns:m="http://schemas.openxmlformats.org/officeDocument/2006/math">
              <m:sSub>
                <m:e>
                  <m:r>
                    <m:rPr>
                      <m:lit/>
                      <m:nor/>
                    </m:rPr>
                    <w:rPr>
                      <w:rFonts w:ascii="Cambria Math" w:hAnsi="Cambria Math"/>
                    </w:rPr>
                    <m:t xml:space="preserve">R</m:t>
                  </m:r>
                </m:e>
                <m:sub>
                  <m:r>
                    <m:rPr>
                      <m:lit/>
                      <m:nor/>
                    </m:rPr>
                    <w:rPr>
                      <w:rFonts w:ascii="Cambria Math" w:hAnsi="Cambria Math"/>
                    </w:rPr>
                    <m:t xml:space="preserve">i</m:t>
                  </m:r>
                </m:sub>
              </m:sSub>
              <m:r>
                <w:rPr>
                  <w:rFonts w:ascii="Cambria Math" w:hAnsi="Cambria Math"/>
                </w:rPr>
                <m:t xml:space="preserve">=</m:t>
              </m:r>
              <m:r>
                <m:rPr>
                  <m:lit/>
                  <m:nor/>
                </m:rPr>
                <w:rPr>
                  <w:rFonts w:ascii="Cambria Math" w:hAnsi="Cambria Math"/>
                </w:rPr>
                <m:t xml:space="preserve">a</m:t>
              </m:r>
              <m:r>
                <w:rPr>
                  <w:rFonts w:ascii="Cambria Math" w:hAnsi="Cambria Math"/>
                </w:rPr>
                <m:t xml:space="preserve">⋅</m:t>
              </m:r>
              <m:sSub>
                <m:e>
                  <m:r>
                    <m:rPr>
                      <m:lit/>
                      <m:nor/>
                    </m:rPr>
                    <w:rPr>
                      <w:rFonts w:ascii="Cambria Math" w:hAnsi="Cambria Math"/>
                    </w:rPr>
                    <m:t xml:space="preserve">E</m:t>
                  </m:r>
                </m:e>
                <m:sub>
                  <m:r>
                    <m:rPr>
                      <m:lit/>
                      <m:nor/>
                    </m:rP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H</m:t>
                  </m:r>
                </m:e>
                <m:sub>
                  <m:r>
                    <m:rPr>
                      <m:lit/>
                      <m:nor/>
                    </m:rPr>
                    <w:rPr>
                      <w:rFonts w:ascii="Cambria Math" w:hAnsi="Cambria Math"/>
                    </w:rPr>
                    <m:t xml:space="preserve">i</m:t>
                  </m:r>
                </m:sub>
              </m:sSub>
            </m:oMath>
          </w:p>
        </w:tc>
        <w:tc>
          <w:tcPr>
            <w:tcW w:w="4533" w:type="dxa"/>
            <w:tcBorders/>
            <w:shd w:color="auto" w:fill="FFFFFF" w:val="clear"/>
          </w:tcPr>
          <w:p>
            <w:pPr>
              <w:pStyle w:val="Equnump"/>
              <w:spacing w:lineRule="auto" w:line="360"/>
              <w:jc w:val="center"/>
              <w:rPr/>
            </w:pPr>
            <w:r>
              <w:rPr/>
              <w:t>(eqn 1)</w:t>
            </w:r>
          </w:p>
        </w:tc>
      </w:tr>
    </w:tbl>
    <w:p>
      <w:pPr>
        <w:pStyle w:val="LikeTextbody"/>
        <w:spacing w:lineRule="auto" w:line="360"/>
        <w:jc w:val="left"/>
        <w:rPr/>
      </w:pPr>
      <w:r>
        <w:rPr/>
      </w:r>
    </w:p>
    <w:p>
      <w:pPr>
        <w:pStyle w:val="Textbody1"/>
        <w:spacing w:lineRule="auto" w:line="360"/>
        <w:jc w:val="left"/>
        <w:rPr/>
      </w:pPr>
      <w:r>
        <w:rPr/>
        <w:t xml:space="preserve">where </w:t>
      </w:r>
      <w:r>
        <w:rPr/>
      </w:r>
      <m:oMath xmlns:m="http://schemas.openxmlformats.org/officeDocument/2006/math">
        <m:sSub>
          <m:e>
            <m:r>
              <m:rPr>
                <m:lit/>
                <m:nor/>
              </m:rPr>
              <w:rPr>
                <w:rFonts w:ascii="Cambria Math" w:hAnsi="Cambria Math"/>
              </w:rPr>
              <m:t xml:space="preserve">R</m:t>
            </m:r>
          </m:e>
          <m:sub>
            <m:r>
              <m:rPr>
                <m:lit/>
                <m:nor/>
              </m:rPr>
              <w:rPr>
                <w:rFonts w:ascii="Cambria Math" w:hAnsi="Cambria Math"/>
              </w:rPr>
              <m:t xml:space="preserve">i</m:t>
            </m:r>
          </m:sub>
        </m:sSub>
      </m:oMath>
      <w:r>
        <w:rPr/>
        <w:t xml:space="preserve">is the risk, </w:t>
      </w:r>
      <w:r>
        <w:rPr/>
      </w:r>
      <m:oMath xmlns:m="http://schemas.openxmlformats.org/officeDocument/2006/math">
        <m:sSub>
          <m:e>
            <m:r>
              <m:rPr>
                <m:lit/>
                <m:nor/>
              </m:rPr>
              <w:rPr>
                <w:rFonts w:ascii="Cambria Math" w:hAnsi="Cambria Math"/>
              </w:rPr>
              <m:t xml:space="preserve">E</m:t>
            </m:r>
          </m:e>
          <m:sub>
            <m:r>
              <m:rPr>
                <m:lit/>
                <m:nor/>
              </m:rPr>
              <w:rPr>
                <w:rFonts w:ascii="Cambria Math" w:hAnsi="Cambria Math"/>
              </w:rPr>
              <m:t xml:space="preserve">i</m:t>
            </m:r>
          </m:sub>
        </m:sSub>
      </m:oMath>
      <w:r>
        <w:rPr/>
        <w:t xml:space="preserve">is the exposure, </w:t>
      </w:r>
      <w:r>
        <w:rPr/>
      </w:r>
      <m:oMath xmlns:m="http://schemas.openxmlformats.org/officeDocument/2006/math">
        <m:sSub>
          <m:e>
            <m:r>
              <m:rPr>
                <m:lit/>
                <m:nor/>
              </m:rPr>
              <w:rPr>
                <w:rFonts w:ascii="Cambria Math" w:hAnsi="Cambria Math"/>
              </w:rPr>
              <m:t xml:space="preserve">H</m:t>
            </m:r>
          </m:e>
          <m:sub>
            <m:r>
              <m:rPr>
                <m:lit/>
                <m:nor/>
              </m:rPr>
              <w:rPr>
                <w:rFonts w:ascii="Cambria Math" w:hAnsi="Cambria Math"/>
              </w:rPr>
              <m:t xml:space="preserve">i</m:t>
            </m:r>
          </m:sub>
        </m:sSub>
      </m:oMath>
      <w:r>
        <w:rPr/>
        <w:t xml:space="preserve">is the hazard, </w:t>
      </w:r>
      <w:r>
        <w:rPr/>
      </w:r>
      <m:oMath xmlns:m="http://schemas.openxmlformats.org/officeDocument/2006/math">
        <m:r>
          <m:rPr>
            <m:lit/>
            <m:nor/>
          </m:rPr>
          <w:rPr>
            <w:rFonts w:ascii="Cambria Math" w:hAnsi="Cambria Math"/>
          </w:rPr>
          <m:t xml:space="preserve">a</m:t>
        </m:r>
      </m:oMath>
      <w:r>
        <w:rPr/>
        <w:t xml:space="preserve">is a constant of proportionality and </w:t>
      </w:r>
      <w:r>
        <w:rPr/>
      </w:r>
      <m:oMath xmlns:m="http://schemas.openxmlformats.org/officeDocument/2006/math">
        <m:r>
          <m:rPr>
            <m:lit/>
            <m:nor/>
          </m:rPr>
          <w:rPr>
            <w:rFonts w:ascii="Cambria Math" w:hAnsi="Cambria Math"/>
          </w:rPr>
          <m:t xml:space="preserve">i</m:t>
        </m:r>
      </m:oMath>
      <w:r>
        <w:rPr/>
        <w:t xml:space="preserve">represents a modelling unit (e.g. site, road, road segment, etc.). This equation is multiplicative and to enable linear analysis, we logarithmically transform the variables: </w:t>
      </w:r>
    </w:p>
    <w:p>
      <w:pPr>
        <w:pStyle w:val="Textbody1"/>
        <w:spacing w:lineRule="auto" w:line="360"/>
        <w:jc w:val="left"/>
        <w:rPr/>
      </w:pPr>
      <w:r>
        <w:rPr/>
      </w:r>
    </w:p>
    <w:tbl>
      <w:tblPr>
        <w:tblW w:w="9067" w:type="dxa"/>
        <w:jc w:val="left"/>
        <w:tblInd w:w="0" w:type="dxa"/>
        <w:tblBorders/>
        <w:tblCellMar>
          <w:top w:w="0" w:type="dxa"/>
          <w:left w:w="0" w:type="dxa"/>
          <w:bottom w:w="0" w:type="dxa"/>
          <w:right w:w="0" w:type="dxa"/>
        </w:tblCellMar>
        <w:tblLook w:val="04a0" w:noVBand="1" w:noHBand="0" w:lastColumn="0" w:firstColumn="1" w:lastRow="0" w:firstRow="1"/>
      </w:tblPr>
      <w:tblGrid>
        <w:gridCol w:w="4533"/>
        <w:gridCol w:w="4533"/>
      </w:tblGrid>
      <w:tr>
        <w:trPr/>
        <w:tc>
          <w:tcPr>
            <w:tcW w:w="4533" w:type="dxa"/>
            <w:tcBorders/>
            <w:shd w:color="auto" w:fill="FFFFFF" w:val="clear"/>
          </w:tcPr>
          <w:p>
            <w:pPr>
              <w:pStyle w:val="Equp"/>
              <w:spacing w:lineRule="auto" w:line="360"/>
              <w:rPr/>
            </w:pPr>
            <w:r>
              <w:rPr/>
              <w:t xml:space="preserve"> </w:t>
            </w:r>
            <w:r>
              <w:rPr/>
            </w:r>
            <m:oMath xmlns:m="http://schemas.openxmlformats.org/officeDocument/2006/math">
              <m:r>
                <m:rPr>
                  <m:lit/>
                  <m:nor/>
                </m:rPr>
                <w:rPr>
                  <w:rFonts w:ascii="Cambria Math" w:hAnsi="Cambria Math"/>
                </w:rPr>
                <m:t xml:space="preserve">ln</m:t>
              </m:r>
              <m:d>
                <m:dPr>
                  <m:begChr m:val="("/>
                  <m:endChr m:val=")"/>
                </m:dPr>
                <m:e>
                  <m:sSub>
                    <m:e>
                      <m:r>
                        <m:rPr>
                          <m:lit/>
                          <m:nor/>
                        </m:rPr>
                        <w:rPr>
                          <w:rFonts w:ascii="Cambria Math" w:hAnsi="Cambria Math"/>
                        </w:rPr>
                        <m:t xml:space="preserve">R</m:t>
                      </m:r>
                    </m:e>
                    <m:sub>
                      <m:r>
                        <m:rPr>
                          <m:lit/>
                          <m:nor/>
                        </m:rPr>
                        <w:rPr>
                          <w:rFonts w:ascii="Cambria Math" w:hAnsi="Cambria Math"/>
                        </w:rPr>
                        <m:t xml:space="preserve">i</m:t>
                      </m:r>
                    </m:sub>
                  </m:sSub>
                </m:e>
              </m:d>
              <m:r>
                <w:rPr>
                  <w:rFonts w:ascii="Cambria Math" w:hAnsi="Cambria Math"/>
                </w:rPr>
                <m:t xml:space="preserve">=</m:t>
              </m:r>
              <m:r>
                <m:rPr>
                  <m:lit/>
                  <m:nor/>
                </m:rPr>
                <w:rPr>
                  <w:rFonts w:ascii="Cambria Math" w:hAnsi="Cambria Math"/>
                </w:rPr>
                <m:t xml:space="preserve">ln</m:t>
              </m:r>
              <m:d>
                <m:dPr>
                  <m:begChr m:val="("/>
                  <m:endChr m:val=")"/>
                </m:dPr>
                <m:e>
                  <m:r>
                    <m:rPr>
                      <m:lit/>
                      <m:nor/>
                    </m:rPr>
                    <w:rPr>
                      <w:rFonts w:ascii="Cambria Math" w:hAnsi="Cambria Math"/>
                    </w:rPr>
                    <m:t xml:space="preserve">a</m:t>
                  </m:r>
                </m:e>
              </m:d>
              <m:r>
                <w:rPr>
                  <w:rFonts w:ascii="Cambria Math" w:hAnsi="Cambria Math"/>
                </w:rPr>
                <m:t xml:space="preserve">+</m:t>
              </m:r>
              <m:r>
                <m:rPr>
                  <m:lit/>
                  <m:nor/>
                </m:rPr>
                <w:rPr>
                  <w:rFonts w:ascii="Cambria Math" w:hAnsi="Cambria Math"/>
                </w:rPr>
                <m:t xml:space="preserve">ln</m:t>
              </m:r>
              <m:d>
                <m:dPr>
                  <m:begChr m:val="("/>
                  <m:endChr m:val=")"/>
                </m:dPr>
                <m:e>
                  <m:sSub>
                    <m:e>
                      <m:r>
                        <m:rPr>
                          <m:lit/>
                          <m:nor/>
                        </m:rPr>
                        <w:rPr>
                          <w:rFonts w:ascii="Cambria Math" w:hAnsi="Cambria Math"/>
                        </w:rPr>
                        <m:t xml:space="preserve">E</m:t>
                      </m:r>
                    </m:e>
                    <m:sub>
                      <m:r>
                        <m:rPr>
                          <m:lit/>
                          <m:nor/>
                        </m:rPr>
                        <w:rPr>
                          <w:rFonts w:ascii="Cambria Math" w:hAnsi="Cambria Math"/>
                        </w:rPr>
                        <m:t xml:space="preserve">i</m:t>
                      </m:r>
                    </m:sub>
                  </m:sSub>
                </m:e>
              </m:d>
              <m:r>
                <w:rPr>
                  <w:rFonts w:ascii="Cambria Math" w:hAnsi="Cambria Math"/>
                </w:rPr>
                <m:t xml:space="preserve">+</m:t>
              </m:r>
              <m:r>
                <m:rPr>
                  <m:lit/>
                  <m:nor/>
                </m:rPr>
                <w:rPr>
                  <w:rFonts w:ascii="Cambria Math" w:hAnsi="Cambria Math"/>
                </w:rPr>
                <m:t xml:space="preserve">ln</m:t>
              </m:r>
              <m:d>
                <m:dPr>
                  <m:begChr m:val="("/>
                  <m:endChr m:val=")"/>
                </m:dPr>
                <m:e>
                  <m:sSub>
                    <m:e>
                      <m:r>
                        <m:rPr>
                          <m:lit/>
                          <m:nor/>
                        </m:rPr>
                        <w:rPr>
                          <w:rFonts w:ascii="Cambria Math" w:hAnsi="Cambria Math"/>
                        </w:rPr>
                        <m:t xml:space="preserve">H</m:t>
                      </m:r>
                    </m:e>
                    <m:sub>
                      <m:r>
                        <m:rPr>
                          <m:lit/>
                          <m:nor/>
                        </m:rPr>
                        <w:rPr>
                          <w:rFonts w:ascii="Cambria Math" w:hAnsi="Cambria Math"/>
                        </w:rPr>
                        <m:t xml:space="preserve">i</m:t>
                      </m:r>
                    </m:sub>
                  </m:sSub>
                </m:e>
              </m:d>
            </m:oMath>
          </w:p>
        </w:tc>
        <w:tc>
          <w:tcPr>
            <w:tcW w:w="4533" w:type="dxa"/>
            <w:tcBorders/>
            <w:shd w:color="auto" w:fill="FFFFFF" w:val="clear"/>
          </w:tcPr>
          <w:p>
            <w:pPr>
              <w:pStyle w:val="Equnump"/>
              <w:spacing w:lineRule="auto" w:line="360"/>
              <w:jc w:val="center"/>
              <w:rPr/>
            </w:pPr>
            <w:r>
              <w:rPr/>
              <w:t>(eqn 2)</w:t>
            </w:r>
          </w:p>
        </w:tc>
      </w:tr>
    </w:tbl>
    <w:p>
      <w:pPr>
        <w:pStyle w:val="LikeTextbody"/>
        <w:spacing w:lineRule="auto" w:line="360"/>
        <w:jc w:val="left"/>
        <w:rPr/>
      </w:pPr>
      <w:r>
        <w:rPr/>
      </w:r>
    </w:p>
    <w:p>
      <w:pPr>
        <w:pStyle w:val="Firstlineindent"/>
        <w:spacing w:lineRule="auto" w:line="360"/>
        <w:rPr/>
      </w:pPr>
      <w:r>
        <w:rPr/>
        <w:t xml:space="preserve">This suggests risk is perfectly related to both exposure and hazard and we allow modified responses by expressing the constant of proportionality as an intercept and introducing regression coefficients such that risk is modelled as: </w:t>
      </w:r>
    </w:p>
    <w:p>
      <w:pPr>
        <w:pStyle w:val="Firstlineindent"/>
        <w:spacing w:lineRule="auto" w:line="360"/>
        <w:rPr/>
      </w:pPr>
      <w:r>
        <w:rPr/>
      </w:r>
    </w:p>
    <w:tbl>
      <w:tblPr>
        <w:tblW w:w="9067" w:type="dxa"/>
        <w:jc w:val="left"/>
        <w:tblInd w:w="0" w:type="dxa"/>
        <w:tblBorders/>
        <w:tblCellMar>
          <w:top w:w="0" w:type="dxa"/>
          <w:left w:w="0" w:type="dxa"/>
          <w:bottom w:w="0" w:type="dxa"/>
          <w:right w:w="0" w:type="dxa"/>
        </w:tblCellMar>
        <w:tblLook w:val="04a0" w:noVBand="1" w:noHBand="0" w:lastColumn="0" w:firstColumn="1" w:lastRow="0" w:firstRow="1"/>
      </w:tblPr>
      <w:tblGrid>
        <w:gridCol w:w="4533"/>
        <w:gridCol w:w="4533"/>
      </w:tblGrid>
      <w:tr>
        <w:trPr/>
        <w:tc>
          <w:tcPr>
            <w:tcW w:w="4533" w:type="dxa"/>
            <w:tcBorders/>
            <w:shd w:color="auto" w:fill="FFFFFF" w:val="clear"/>
          </w:tcPr>
          <w:p>
            <w:pPr>
              <w:pStyle w:val="Equp"/>
              <w:spacing w:lineRule="auto" w:line="360"/>
              <w:rPr/>
            </w:pPr>
            <w:r>
              <w:rPr/>
              <w:t xml:space="preserve"> </w:t>
            </w:r>
            <w:r>
              <w:rPr/>
            </w:r>
            <m:oMath xmlns:m="http://schemas.openxmlformats.org/officeDocument/2006/math">
              <m:r>
                <m:rPr>
                  <m:lit/>
                  <m:nor/>
                </m:rPr>
                <w:rPr>
                  <w:rFonts w:ascii="Cambria Math" w:hAnsi="Cambria Math"/>
                </w:rPr>
                <m:t xml:space="preserve">ln</m:t>
              </m:r>
              <m:d>
                <m:dPr>
                  <m:begChr m:val="("/>
                  <m:endChr m:val=")"/>
                </m:dPr>
                <m:e>
                  <m:sSub>
                    <m:e>
                      <m:r>
                        <m:rPr>
                          <m:lit/>
                          <m:nor/>
                        </m:rPr>
                        <w:rPr>
                          <w:rFonts w:ascii="Cambria Math" w:hAnsi="Cambria Math"/>
                        </w:rPr>
                        <m:t xml:space="preserve">R</m:t>
                      </m:r>
                    </m:e>
                    <m:sub>
                      <m:r>
                        <m:rPr>
                          <m:lit/>
                          <m:nor/>
                        </m:rPr>
                        <w:rPr>
                          <w:rFonts w:ascii="Cambria Math" w:hAnsi="Cambria Math"/>
                        </w:rPr>
                        <m:t xml:space="preserve">i</m:t>
                      </m:r>
                    </m:sub>
                  </m:sSub>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0</m:t>
                  </m:r>
                </m:sub>
              </m:sSub>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1</m:t>
                  </m:r>
                </m:sub>
              </m:sSub>
              <m:r>
                <m:rPr>
                  <m:lit/>
                  <m:nor/>
                </m:rPr>
                <w:rPr>
                  <w:rFonts w:ascii="Cambria Math" w:hAnsi="Cambria Math"/>
                </w:rPr>
                <m:t xml:space="preserve">ln</m:t>
              </m:r>
              <m:d>
                <m:dPr>
                  <m:begChr m:val="("/>
                  <m:endChr m:val=")"/>
                </m:dPr>
                <m:e>
                  <m:sSub>
                    <m:e>
                      <m:r>
                        <m:rPr>
                          <m:lit/>
                          <m:nor/>
                        </m:rPr>
                        <w:rPr>
                          <w:rFonts w:ascii="Cambria Math" w:hAnsi="Cambria Math"/>
                        </w:rPr>
                        <m:t xml:space="preserve">E</m:t>
                      </m:r>
                    </m:e>
                    <m:sub>
                      <m:r>
                        <m:rPr>
                          <m:lit/>
                          <m:nor/>
                        </m:rPr>
                        <w:rPr>
                          <w:rFonts w:ascii="Cambria Math" w:hAnsi="Cambria Math"/>
                        </w:rPr>
                        <m:t xml:space="preserve">i</m:t>
                      </m:r>
                    </m:sub>
                  </m:sSub>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2</m:t>
                  </m:r>
                </m:sub>
              </m:sSub>
              <m:r>
                <m:rPr>
                  <m:lit/>
                  <m:nor/>
                </m:rPr>
                <w:rPr>
                  <w:rFonts w:ascii="Cambria Math" w:hAnsi="Cambria Math"/>
                </w:rPr>
                <m:t xml:space="preserve">ln</m:t>
              </m:r>
              <m:d>
                <m:dPr>
                  <m:begChr m:val="("/>
                  <m:endChr m:val=")"/>
                </m:dPr>
                <m:e>
                  <m:sSub>
                    <m:e>
                      <m:r>
                        <m:rPr>
                          <m:lit/>
                          <m:nor/>
                        </m:rPr>
                        <w:rPr>
                          <w:rFonts w:ascii="Cambria Math" w:hAnsi="Cambria Math"/>
                        </w:rPr>
                        <m:t xml:space="preserve">H</m:t>
                      </m:r>
                    </m:e>
                    <m:sub>
                      <m:r>
                        <m:rPr>
                          <m:lit/>
                          <m:nor/>
                        </m:rPr>
                        <w:rPr>
                          <w:rFonts w:ascii="Cambria Math" w:hAnsi="Cambria Math"/>
                        </w:rPr>
                        <m:t xml:space="preserve">i</m:t>
                      </m:r>
                    </m:sub>
                  </m:sSub>
                </m:e>
              </m:d>
            </m:oMath>
          </w:p>
        </w:tc>
        <w:tc>
          <w:tcPr>
            <w:tcW w:w="4533" w:type="dxa"/>
            <w:tcBorders/>
            <w:shd w:color="auto" w:fill="FFFFFF" w:val="clear"/>
          </w:tcPr>
          <w:p>
            <w:pPr>
              <w:pStyle w:val="Equnump"/>
              <w:spacing w:lineRule="auto" w:line="360"/>
              <w:jc w:val="center"/>
              <w:rPr/>
            </w:pPr>
            <w:r>
              <w:rPr/>
              <w:t>(eqn 3)</w:t>
            </w:r>
          </w:p>
        </w:tc>
      </w:tr>
    </w:tbl>
    <w:p>
      <w:pPr>
        <w:pStyle w:val="LikeTextbody"/>
        <w:spacing w:lineRule="auto" w:line="360"/>
        <w:jc w:val="left"/>
        <w:rPr/>
      </w:pPr>
      <w:r>
        <w:rPr/>
      </w:r>
    </w:p>
    <w:p>
      <w:pPr>
        <w:sectPr>
          <w:type w:val="nextPage"/>
          <w:pgSz w:w="11950" w:h="16901"/>
          <w:pgMar w:left="1440" w:right="1440" w:header="0" w:top="1134" w:footer="0" w:bottom="1134" w:gutter="0"/>
          <w:lnNumType w:countBy="1" w:restart="continuous" w:distance="283"/>
          <w:pgNumType w:fmt="decimal"/>
          <w:formProt w:val="false"/>
          <w:textDirection w:val="lrTb"/>
          <w:docGrid w:type="default" w:linePitch="240" w:charSpace="4294961151"/>
        </w:sectPr>
      </w:pPr>
    </w:p>
    <w:p>
      <w:pPr>
        <w:pStyle w:val="Center"/>
        <w:spacing w:lineRule="auto" w:line="360"/>
        <w:rPr/>
      </w:pPr>
      <w:r>
        <w:rPr/>
        <w:t xml:space="preserve">-or equivalently as- </w:t>
      </w:r>
    </w:p>
    <w:p>
      <w:pPr>
        <w:sectPr>
          <w:type w:val="continuous"/>
          <w:pgSz w:w="11950" w:h="16901"/>
          <w:pgMar w:left="1440" w:right="1440" w:header="0" w:top="1134" w:footer="0" w:bottom="1134" w:gutter="0"/>
          <w:lnNumType w:countBy="1" w:restart="continuous" w:distance="283"/>
          <w:formProt w:val="false"/>
          <w:textDirection w:val="lrTb"/>
          <w:docGrid w:type="default" w:linePitch="240" w:charSpace="4294961151"/>
        </w:sectPr>
      </w:pPr>
    </w:p>
    <w:p>
      <w:pPr>
        <w:pStyle w:val="Normal"/>
        <w:rPr/>
      </w:pPr>
      <w:r>
        <w:rPr/>
      </w:r>
    </w:p>
    <w:tbl>
      <w:tblPr>
        <w:tblW w:w="9067" w:type="dxa"/>
        <w:jc w:val="left"/>
        <w:tblInd w:w="0" w:type="dxa"/>
        <w:tblBorders/>
        <w:tblCellMar>
          <w:top w:w="0" w:type="dxa"/>
          <w:left w:w="0" w:type="dxa"/>
          <w:bottom w:w="0" w:type="dxa"/>
          <w:right w:w="0" w:type="dxa"/>
        </w:tblCellMar>
        <w:tblLook w:val="04a0" w:noVBand="1" w:noHBand="0" w:lastColumn="0" w:firstColumn="1" w:lastRow="0" w:firstRow="1"/>
      </w:tblPr>
      <w:tblGrid>
        <w:gridCol w:w="4533"/>
        <w:gridCol w:w="4533"/>
      </w:tblGrid>
      <w:tr>
        <w:trPr/>
        <w:tc>
          <w:tcPr>
            <w:tcW w:w="4533" w:type="dxa"/>
            <w:tcBorders/>
            <w:shd w:color="auto" w:fill="FFFFFF" w:val="clear"/>
          </w:tcPr>
          <w:p>
            <w:pPr>
              <w:pStyle w:val="Equp"/>
              <w:spacing w:lineRule="auto" w:line="360"/>
              <w:rPr/>
            </w:pPr>
            <w:r>
              <w:rPr/>
              <w:t xml:space="preserve"> </w:t>
            </w:r>
            <w:r>
              <w:rPr/>
            </w:r>
            <m:oMath xmlns:m="http://schemas.openxmlformats.org/officeDocument/2006/math">
              <m:sSub>
                <m:e>
                  <m:r>
                    <m:rPr>
                      <m:lit/>
                      <m:nor/>
                    </m:rPr>
                    <w:rPr>
                      <w:rFonts w:ascii="Cambria Math" w:hAnsi="Cambria Math"/>
                    </w:rPr>
                    <m:t xml:space="preserve">R</m:t>
                  </m:r>
                </m:e>
                <m:sub>
                  <m:r>
                    <m:rPr>
                      <m:lit/>
                      <m:nor/>
                    </m:rPr>
                    <w:rPr>
                      <w:rFonts w:ascii="Cambria Math" w:hAnsi="Cambria Math"/>
                    </w:rPr>
                    <m:t xml:space="preserve">i</m:t>
                  </m:r>
                </m:sub>
              </m:sSub>
              <m:r>
                <w:rPr>
                  <w:rFonts w:ascii="Cambria Math" w:hAnsi="Cambria Math"/>
                </w:rPr>
                <m:t xml:space="preserve">=</m:t>
              </m:r>
              <m:sSup>
                <m:e>
                  <m:r>
                    <m:rPr>
                      <m:lit/>
                      <m:nor/>
                    </m:rPr>
                    <w:rPr>
                      <w:rFonts w:ascii="Cambria Math" w:hAnsi="Cambria Math"/>
                    </w:rPr>
                    <m:t xml:space="preserve">e</m:t>
                  </m:r>
                </m:e>
                <m:sup>
                  <m:sSub>
                    <m:e>
                      <m:r>
                        <m:rPr>
                          <m:lit/>
                          <m:nor/>
                        </m:rPr>
                        <w:rPr>
                          <w:rFonts w:ascii="Cambria Math" w:hAnsi="Cambria Math"/>
                        </w:rPr>
                        <m:t xml:space="preserve">β</m:t>
                      </m:r>
                    </m:e>
                    <m:sub>
                      <m:r>
                        <m:rPr>
                          <m:lit/>
                          <m:nor/>
                        </m:rPr>
                        <w:rPr>
                          <w:rFonts w:ascii="Cambria Math" w:hAnsi="Cambria Math"/>
                        </w:rPr>
                        <m:t xml:space="preserve">0</m:t>
                      </m:r>
                    </m:sub>
                  </m:sSub>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1</m:t>
                      </m:r>
                    </m:sub>
                  </m:sSub>
                  <m:r>
                    <m:rPr>
                      <m:lit/>
                      <m:nor/>
                    </m:rPr>
                    <w:rPr>
                      <w:rFonts w:ascii="Cambria Math" w:hAnsi="Cambria Math"/>
                    </w:rPr>
                    <m:t xml:space="preserve">ln</m:t>
                  </m:r>
                  <m:d>
                    <m:dPr>
                      <m:begChr m:val="("/>
                      <m:endChr m:val=")"/>
                    </m:dPr>
                    <m:e>
                      <m:sSub>
                        <m:e>
                          <m:r>
                            <m:rPr>
                              <m:lit/>
                              <m:nor/>
                            </m:rPr>
                            <w:rPr>
                              <w:rFonts w:ascii="Cambria Math" w:hAnsi="Cambria Math"/>
                            </w:rPr>
                            <m:t xml:space="preserve">E</m:t>
                          </m:r>
                        </m:e>
                        <m:sub>
                          <m:r>
                            <m:rPr>
                              <m:lit/>
                              <m:nor/>
                            </m:rPr>
                            <w:rPr>
                              <w:rFonts w:ascii="Cambria Math" w:hAnsi="Cambria Math"/>
                            </w:rPr>
                            <m:t xml:space="preserve">i</m:t>
                          </m:r>
                        </m:sub>
                      </m:sSub>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2</m:t>
                      </m:r>
                    </m:sub>
                  </m:sSub>
                  <m:r>
                    <m:rPr>
                      <m:lit/>
                      <m:nor/>
                    </m:rPr>
                    <w:rPr>
                      <w:rFonts w:ascii="Cambria Math" w:hAnsi="Cambria Math"/>
                    </w:rPr>
                    <m:t xml:space="preserve">ln</m:t>
                  </m:r>
                  <m:d>
                    <m:dPr>
                      <m:begChr m:val="("/>
                      <m:endChr m:val=")"/>
                    </m:dPr>
                    <m:e>
                      <m:sSub>
                        <m:e>
                          <m:r>
                            <m:rPr>
                              <m:lit/>
                              <m:nor/>
                            </m:rPr>
                            <w:rPr>
                              <w:rFonts w:ascii="Cambria Math" w:hAnsi="Cambria Math"/>
                            </w:rPr>
                            <m:t xml:space="preserve">H</m:t>
                          </m:r>
                        </m:e>
                        <m:sub>
                          <m:r>
                            <m:rPr>
                              <m:lit/>
                              <m:nor/>
                            </m:rPr>
                            <w:rPr>
                              <w:rFonts w:ascii="Cambria Math" w:hAnsi="Cambria Math"/>
                            </w:rPr>
                            <m:t xml:space="preserve">i</m:t>
                          </m:r>
                        </m:sub>
                      </m:sSub>
                    </m:e>
                  </m:d>
                </m:sup>
              </m:sSup>
            </m:oMath>
          </w:p>
        </w:tc>
        <w:tc>
          <w:tcPr>
            <w:tcW w:w="4533" w:type="dxa"/>
            <w:tcBorders/>
            <w:shd w:color="auto" w:fill="FFFFFF" w:val="clear"/>
          </w:tcPr>
          <w:p>
            <w:pPr>
              <w:pStyle w:val="Equnump"/>
              <w:spacing w:lineRule="auto" w:line="360"/>
              <w:jc w:val="center"/>
              <w:rPr/>
            </w:pPr>
            <w:r>
              <w:rPr/>
              <w:t>(eqn 4)</w:t>
            </w:r>
          </w:p>
        </w:tc>
      </w:tr>
    </w:tbl>
    <w:p>
      <w:pPr>
        <w:pStyle w:val="LikeTextbody"/>
        <w:spacing w:lineRule="auto" w:line="360"/>
        <w:jc w:val="left"/>
        <w:rPr/>
      </w:pPr>
      <w:r>
        <w:rPr/>
      </w:r>
    </w:p>
    <w:p>
      <w:pPr>
        <w:pStyle w:val="Firstlineindent"/>
        <w:spacing w:lineRule="auto" w:line="360"/>
        <w:rPr/>
      </w:pPr>
      <w:r>
        <w:rPr/>
        <w:t xml:space="preserve">Here, </w:t>
      </w:r>
      <w:r>
        <w:rPr/>
      </w:r>
      <m:oMath xmlns:m="http://schemas.openxmlformats.org/officeDocument/2006/math">
        <m:sSub>
          <m:e>
            <m:r>
              <m:rPr>
                <m:lit/>
                <m:nor/>
              </m:rPr>
              <w:rPr>
                <w:rFonts w:ascii="Cambria Math" w:hAnsi="Cambria Math"/>
              </w:rPr>
              <m:t xml:space="preserve">β</m:t>
            </m:r>
          </m:e>
          <m:sub>
            <m:r>
              <m:rPr>
                <m:lit/>
                <m:nor/>
              </m:rPr>
              <w:rPr>
                <w:rFonts w:ascii="Cambria Math" w:hAnsi="Cambria Math"/>
              </w:rPr>
              <m:t xml:space="preserve">1</m:t>
            </m:r>
          </m:sub>
        </m:sSub>
      </m:oMath>
      <w:r>
        <w:rPr/>
        <w:t xml:space="preserve"> and </w:t>
      </w:r>
      <w:r>
        <w:rPr/>
      </w:r>
      <m:oMath xmlns:m="http://schemas.openxmlformats.org/officeDocument/2006/math">
        <m:sSub>
          <m:e>
            <m:r>
              <m:rPr>
                <m:lit/>
                <m:nor/>
              </m:rPr>
              <w:rPr>
                <w:rFonts w:ascii="Cambria Math" w:hAnsi="Cambria Math"/>
              </w:rPr>
              <m:t xml:space="preserve">β</m:t>
            </m:r>
          </m:e>
          <m:sub>
            <m:r>
              <m:rPr>
                <m:lit/>
                <m:nor/>
              </m:rPr>
              <w:rPr>
                <w:rFonts w:ascii="Cambria Math" w:hAnsi="Cambria Math"/>
              </w:rPr>
              <m:t xml:space="preserve">2</m:t>
            </m:r>
          </m:sub>
        </m:sSub>
      </m:oMath>
      <w:r>
        <w:rPr/>
        <w:t xml:space="preserve"> indicate the relative influence of each predictor on risk. This makes inferences on the model fit more tractable and clearly identifies areas for management focus (e.g. the exposure or the hazard). If risk is exactly related to exposure and hazard as in equation 2, then both regression coefficients </w:t>
      </w:r>
      <w:r>
        <w:rPr/>
      </w:r>
      <m:oMath xmlns:m="http://schemas.openxmlformats.org/officeDocument/2006/math">
        <m:sSub>
          <m:e>
            <m:r>
              <m:rPr>
                <m:lit/>
                <m:nor/>
              </m:rPr>
              <w:rPr>
                <w:rFonts w:ascii="Cambria Math" w:hAnsi="Cambria Math"/>
              </w:rPr>
              <m:t xml:space="preserve">β</m:t>
            </m:r>
          </m:e>
          <m:sub>
            <m:r>
              <m:rPr>
                <m:lit/>
                <m:nor/>
              </m:rPr>
              <w:rPr>
                <w:rFonts w:ascii="Cambria Math" w:hAnsi="Cambria Math"/>
              </w:rPr>
              <m:t xml:space="preserve">1</m:t>
            </m:r>
          </m:sub>
        </m:sSub>
      </m:oMath>
      <w:r>
        <w:rPr/>
        <w:t xml:space="preserve"> and </w:t>
      </w:r>
      <w:r>
        <w:rPr/>
      </w:r>
      <m:oMath xmlns:m="http://schemas.openxmlformats.org/officeDocument/2006/math">
        <m:sSub>
          <m:e>
            <m:r>
              <m:rPr>
                <m:lit/>
                <m:nor/>
              </m:rPr>
              <w:rPr>
                <w:rFonts w:ascii="Cambria Math" w:hAnsi="Cambria Math"/>
              </w:rPr>
              <m:t xml:space="preserve">β</m:t>
            </m:r>
          </m:e>
          <m:sub>
            <m:r>
              <m:rPr>
                <m:lit/>
                <m:nor/>
              </m:rPr>
              <w:rPr>
                <w:rFonts w:ascii="Cambria Math" w:hAnsi="Cambria Math"/>
              </w:rPr>
              <m:t xml:space="preserve">2</m:t>
            </m:r>
          </m:sub>
        </m:sSub>
      </m:oMath>
      <w:r>
        <w:rPr/>
        <w:t xml:space="preserve"> will equal one. </w:t>
      </w:r>
    </w:p>
    <w:p>
      <w:pPr>
        <w:pStyle w:val="Firstlineindent"/>
        <w:spacing w:lineRule="auto" w:line="360"/>
        <w:rPr/>
      </w:pPr>
      <w:r>
        <w:rPr/>
        <w:t>For this study, we represent exposure with animal presence, and hazard with both traffic volume and speed as neither one in isolation would be a realistic threat. We envisage risk as being measured by the rate of collisions. Using this configuration, the rate of collisions (</w:t>
      </w:r>
      <w:r>
        <w:rPr/>
      </w:r>
      <m:oMath xmlns:m="http://schemas.openxmlformats.org/officeDocument/2006/math">
        <m:sSub>
          <m:e>
            <m:r>
              <m:rPr>
                <m:lit/>
                <m:nor/>
              </m:rPr>
              <w:rPr>
                <w:rFonts w:ascii="Cambria Math" w:hAnsi="Cambria Math"/>
              </w:rPr>
              <m:t xml:space="preserve">C</m:t>
            </m:r>
          </m:e>
          <m:sub>
            <m:r>
              <m:rPr>
                <m:lit/>
                <m:nor/>
              </m:rPr>
              <w:rPr>
                <w:rFonts w:ascii="Cambria Math" w:hAnsi="Cambria Math"/>
              </w:rPr>
              <m:t xml:space="preserve">i</m:t>
            </m:r>
          </m:sub>
        </m:sSub>
      </m:oMath>
      <w:r>
        <w:rPr/>
        <w:t xml:space="preserve"> ) is modelled as a function of three predictors of (1) species occurrence, (2) traffic volume and (3) traffic speed: </w:t>
      </w:r>
    </w:p>
    <w:p>
      <w:pPr>
        <w:pStyle w:val="Firstlineindent"/>
        <w:spacing w:lineRule="auto" w:line="360"/>
        <w:rPr/>
      </w:pPr>
      <w:r>
        <w:rPr/>
      </w:r>
    </w:p>
    <w:tbl>
      <w:tblPr>
        <w:tblW w:w="9067" w:type="dxa"/>
        <w:jc w:val="left"/>
        <w:tblInd w:w="0" w:type="dxa"/>
        <w:tblBorders/>
        <w:tblCellMar>
          <w:top w:w="0" w:type="dxa"/>
          <w:left w:w="0" w:type="dxa"/>
          <w:bottom w:w="0" w:type="dxa"/>
          <w:right w:w="0" w:type="dxa"/>
        </w:tblCellMar>
        <w:tblLook w:val="04a0" w:noVBand="1" w:noHBand="0" w:lastColumn="0" w:firstColumn="1" w:lastRow="0" w:firstRow="1"/>
      </w:tblPr>
      <w:tblGrid>
        <w:gridCol w:w="4533"/>
        <w:gridCol w:w="4533"/>
      </w:tblGrid>
      <w:tr>
        <w:trPr/>
        <w:tc>
          <w:tcPr>
            <w:tcW w:w="4533" w:type="dxa"/>
            <w:tcBorders/>
            <w:shd w:color="auto" w:fill="FFFFFF" w:val="clear"/>
          </w:tcPr>
          <w:p>
            <w:pPr>
              <w:pStyle w:val="Equp"/>
              <w:spacing w:lineRule="auto" w:line="360"/>
              <w:rPr/>
            </w:pPr>
            <w:r>
              <w:rPr/>
              <w:t xml:space="preserve"> </w:t>
            </w:r>
            <w:r>
              <w:rPr/>
            </w:r>
            <m:oMath xmlns:m="http://schemas.openxmlformats.org/officeDocument/2006/math">
              <m:sSub>
                <m:e>
                  <m:r>
                    <m:rPr>
                      <m:lit/>
                      <m:nor/>
                    </m:rPr>
                    <w:rPr>
                      <w:rFonts w:ascii="Cambria Math" w:hAnsi="Cambria Math"/>
                    </w:rPr>
                    <m:t xml:space="preserve">C</m:t>
                  </m:r>
                </m:e>
                <m:sub>
                  <m:r>
                    <m:rPr>
                      <m:lit/>
                      <m:nor/>
                    </m:rPr>
                    <w:rPr>
                      <w:rFonts w:ascii="Cambria Math" w:hAnsi="Cambria Math"/>
                    </w:rPr>
                    <m:t xml:space="preserve">i</m:t>
                  </m:r>
                </m:sub>
              </m:sSub>
              <m:r>
                <w:rPr>
                  <w:rFonts w:ascii="Cambria Math" w:hAnsi="Cambria Math"/>
                </w:rPr>
                <m:t xml:space="preserve">=</m:t>
              </m:r>
              <m:sSup>
                <m:e>
                  <m:r>
                    <m:rPr>
                      <m:lit/>
                      <m:nor/>
                    </m:rPr>
                    <w:rPr>
                      <w:rFonts w:ascii="Cambria Math" w:hAnsi="Cambria Math"/>
                    </w:rPr>
                    <m:t xml:space="preserve">e</m:t>
                  </m:r>
                </m:e>
                <m:sup>
                  <m:sSub>
                    <m:e>
                      <m:r>
                        <m:rPr>
                          <m:lit/>
                          <m:nor/>
                        </m:rPr>
                        <w:rPr>
                          <w:rFonts w:ascii="Cambria Math" w:hAnsi="Cambria Math"/>
                        </w:rPr>
                        <m:t xml:space="preserve">β</m:t>
                      </m:r>
                    </m:e>
                    <m:sub>
                      <m:r>
                        <m:rPr>
                          <m:lit/>
                          <m:nor/>
                        </m:rPr>
                        <w:rPr>
                          <w:rFonts w:ascii="Cambria Math" w:hAnsi="Cambria Math"/>
                        </w:rPr>
                        <m:t xml:space="preserve">0</m:t>
                      </m:r>
                    </m:sub>
                  </m:sSub>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1</m:t>
                      </m:r>
                    </m:sub>
                  </m:sSub>
                  <m:r>
                    <m:rPr>
                      <m:lit/>
                      <m:nor/>
                    </m:rPr>
                    <w:rPr>
                      <w:rFonts w:ascii="Cambria Math" w:hAnsi="Cambria Math"/>
                    </w:rPr>
                    <m:t xml:space="preserve">ln</m:t>
                  </m:r>
                  <m:d>
                    <m:dPr>
                      <m:begChr m:val="("/>
                      <m:endChr m:val=")"/>
                    </m:dPr>
                    <m:e>
                      <m:sSub>
                        <m:e>
                          <m:r>
                            <m:rPr>
                              <m:lit/>
                              <m:nor/>
                            </m:rPr>
                            <w:rPr>
                              <w:rFonts w:ascii="Cambria Math" w:hAnsi="Cambria Math"/>
                            </w:rPr>
                            <m:t xml:space="preserve">O</m:t>
                          </m:r>
                        </m:e>
                        <m:sub>
                          <m:r>
                            <m:rPr>
                              <m:lit/>
                              <m:nor/>
                            </m:rPr>
                            <w:rPr>
                              <w:rFonts w:ascii="Cambria Math" w:hAnsi="Cambria Math"/>
                            </w:rPr>
                            <m:t xml:space="preserve">i</m:t>
                          </m:r>
                        </m:sub>
                      </m:sSub>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2</m:t>
                      </m:r>
                    </m:sub>
                  </m:sSub>
                  <m:r>
                    <m:rPr>
                      <m:lit/>
                      <m:nor/>
                    </m:rPr>
                    <w:rPr>
                      <w:rFonts w:ascii="Cambria Math" w:hAnsi="Cambria Math"/>
                    </w:rPr>
                    <m:t xml:space="preserve">ln</m:t>
                  </m:r>
                  <m:d>
                    <m:dPr>
                      <m:begChr m:val="("/>
                      <m:endChr m:val=")"/>
                    </m:dPr>
                    <m:e>
                      <m:sSub>
                        <m:e>
                          <m:r>
                            <m:rPr>
                              <m:lit/>
                              <m:nor/>
                            </m:rPr>
                            <w:rPr>
                              <w:rFonts w:ascii="Cambria Math" w:hAnsi="Cambria Math"/>
                            </w:rPr>
                            <m:t xml:space="preserve">V</m:t>
                          </m:r>
                        </m:e>
                        <m:sub>
                          <m:r>
                            <m:rPr>
                              <m:lit/>
                              <m:nor/>
                            </m:rPr>
                            <w:rPr>
                              <w:rFonts w:ascii="Cambria Math" w:hAnsi="Cambria Math"/>
                            </w:rPr>
                            <m:t xml:space="preserve">i</m:t>
                          </m:r>
                        </m:sub>
                      </m:sSub>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3</m:t>
                      </m:r>
                    </m:sub>
                  </m:sSub>
                  <m:r>
                    <m:rPr>
                      <m:lit/>
                      <m:nor/>
                    </m:rPr>
                    <w:rPr>
                      <w:rFonts w:ascii="Cambria Math" w:hAnsi="Cambria Math"/>
                    </w:rPr>
                    <m:t xml:space="preserve">ln</m:t>
                  </m:r>
                  <m:d>
                    <m:dPr>
                      <m:begChr m:val="("/>
                      <m:endChr m:val=")"/>
                    </m:dPr>
                    <m:e>
                      <m:sSub>
                        <m:e>
                          <m:r>
                            <m:rPr>
                              <m:lit/>
                              <m:nor/>
                            </m:rPr>
                            <w:rPr>
                              <w:rFonts w:ascii="Cambria Math" w:hAnsi="Cambria Math"/>
                            </w:rPr>
                            <m:t xml:space="preserve">S</m:t>
                          </m:r>
                        </m:e>
                        <m:sub>
                          <m:r>
                            <m:rPr>
                              <m:lit/>
                              <m:nor/>
                            </m:rPr>
                            <w:rPr>
                              <w:rFonts w:ascii="Cambria Math" w:hAnsi="Cambria Math"/>
                            </w:rPr>
                            <m:t xml:space="preserve">i</m:t>
                          </m:r>
                        </m:sub>
                      </m:sSub>
                    </m:e>
                  </m:d>
                </m:sup>
              </m:sSup>
            </m:oMath>
          </w:p>
        </w:tc>
        <w:tc>
          <w:tcPr>
            <w:tcW w:w="4533" w:type="dxa"/>
            <w:tcBorders/>
            <w:shd w:color="auto" w:fill="FFFFFF" w:val="clear"/>
          </w:tcPr>
          <w:p>
            <w:pPr>
              <w:pStyle w:val="Equnump"/>
              <w:spacing w:lineRule="auto" w:line="360"/>
              <w:jc w:val="center"/>
              <w:rPr/>
            </w:pPr>
            <w:r>
              <w:rPr/>
              <w:t>(eqn 5)</w:t>
            </w:r>
          </w:p>
        </w:tc>
      </w:tr>
    </w:tbl>
    <w:p>
      <w:pPr>
        <w:pStyle w:val="LikeTextbody"/>
        <w:spacing w:lineRule="auto" w:line="360"/>
        <w:jc w:val="left"/>
        <w:rPr/>
      </w:pPr>
      <w:r>
        <w:rPr/>
      </w:r>
    </w:p>
    <w:p>
      <w:pPr>
        <w:pStyle w:val="Textbody1"/>
        <w:spacing w:lineRule="auto" w:line="360"/>
        <w:jc w:val="left"/>
        <w:rPr/>
      </w:pPr>
      <w:r>
        <w:rPr/>
        <w:t xml:space="preserve">where </w:t>
      </w:r>
      <w:r>
        <w:rPr/>
      </w:r>
      <m:oMath xmlns:m="http://schemas.openxmlformats.org/officeDocument/2006/math">
        <m:sSub>
          <m:e>
            <m:r>
              <m:rPr>
                <m:lit/>
                <m:nor/>
              </m:rPr>
              <w:rPr>
                <w:rFonts w:ascii="Cambria Math" w:hAnsi="Cambria Math"/>
              </w:rPr>
              <m:t xml:space="preserve">O</m:t>
            </m:r>
          </m:e>
          <m:sub>
            <m:r>
              <m:rPr>
                <m:lit/>
                <m:nor/>
              </m:rPr>
              <w:rPr>
                <w:rFonts w:ascii="Cambria Math" w:hAnsi="Cambria Math"/>
              </w:rPr>
              <m:t xml:space="preserve">i</m:t>
            </m:r>
          </m:sub>
        </m:sSub>
      </m:oMath>
      <w:r>
        <w:rPr/>
        <w:t xml:space="preserve"> is species occurrence, </w:t>
      </w:r>
      <w:r>
        <w:rPr/>
      </w:r>
      <m:oMath xmlns:m="http://schemas.openxmlformats.org/officeDocument/2006/math">
        <m:sSub>
          <m:e>
            <m:r>
              <m:rPr>
                <m:lit/>
                <m:nor/>
              </m:rPr>
              <w:rPr>
                <w:rFonts w:ascii="Cambria Math" w:hAnsi="Cambria Math"/>
              </w:rPr>
              <m:t xml:space="preserve">V</m:t>
            </m:r>
          </m:e>
          <m:sub>
            <m:r>
              <m:rPr>
                <m:lit/>
                <m:nor/>
              </m:rPr>
              <w:rPr>
                <w:rFonts w:ascii="Cambria Math" w:hAnsi="Cambria Math"/>
              </w:rPr>
              <m:t xml:space="preserve">i</m:t>
            </m:r>
          </m:sub>
        </m:sSub>
      </m:oMath>
      <w:r>
        <w:rPr/>
        <w:t xml:space="preserve"> is traffic volume, </w:t>
      </w:r>
      <w:r>
        <w:rPr/>
      </w:r>
      <m:oMath xmlns:m="http://schemas.openxmlformats.org/officeDocument/2006/math">
        <m:sSub>
          <m:e>
            <m:r>
              <m:rPr>
                <m:lit/>
                <m:nor/>
              </m:rPr>
              <w:rPr>
                <w:rFonts w:ascii="Cambria Math" w:hAnsi="Cambria Math"/>
              </w:rPr>
              <m:t xml:space="preserve">S</m:t>
            </m:r>
          </m:e>
          <m:sub>
            <m:r>
              <m:rPr>
                <m:lit/>
                <m:nor/>
              </m:rPr>
              <w:rPr>
                <w:rFonts w:ascii="Cambria Math" w:hAnsi="Cambria Math"/>
              </w:rPr>
              <m:t xml:space="preserve">i</m:t>
            </m:r>
          </m:sub>
        </m:sSub>
      </m:oMath>
      <w:r>
        <w:rPr/>
        <w:t xml:space="preserve"> is traffic speed, in a given place </w:t>
      </w:r>
      <w:r>
        <w:rPr/>
      </w:r>
      <m:oMath xmlns:m="http://schemas.openxmlformats.org/officeDocument/2006/math">
        <m:r>
          <m:rPr>
            <m:lit/>
            <m:nor/>
          </m:rPr>
          <w:rPr>
            <w:rFonts w:ascii="Cambria Math" w:hAnsi="Cambria Math"/>
          </w:rPr>
          <m:t xml:space="preserve">i</m:t>
        </m:r>
      </m:oMath>
      <w:r>
        <w:rPr/>
        <w:t xml:space="preserve"> . </w:t>
      </w:r>
    </w:p>
    <w:p>
      <w:pPr>
        <w:pStyle w:val="Firstlineindent"/>
        <w:spacing w:lineRule="auto" w:line="360"/>
        <w:rPr/>
      </w:pPr>
      <w:r>
        <w:rPr/>
        <w:t xml:space="preserve">While we consider risk as being measured by the rate of collisions (e.g. collisions per month), our data consist of binary events (observations of individual collisions and no-collisions, coded as ones or zeroes, respectively). If collisions are treated as events in a Poisson encounter model, then the probability of no collisions occurring equals </w:t>
      </w:r>
      <w:r>
        <w:rPr/>
      </w:r>
      <m:oMath xmlns:m="http://schemas.openxmlformats.org/officeDocument/2006/math">
        <m:sSup>
          <m:e>
            <m:r>
              <m:rPr>
                <m:lit/>
                <m:nor/>
              </m:rPr>
              <w:rPr>
                <w:rFonts w:ascii="Cambria Math" w:hAnsi="Cambria Math"/>
              </w:rPr>
              <m:t xml:space="preserve">e</m:t>
            </m:r>
          </m:e>
          <m:sup>
            <m:r>
              <w:rPr>
                <w:rFonts w:ascii="Cambria Math" w:hAnsi="Cambria Math"/>
              </w:rPr>
              <m:t xml:space="preserve">−</m:t>
            </m:r>
            <m:sSub>
              <m:e>
                <m:r>
                  <m:rPr>
                    <m:lit/>
                    <m:nor/>
                  </m:rPr>
                  <w:rPr>
                    <w:rFonts w:ascii="Cambria Math" w:hAnsi="Cambria Math"/>
                  </w:rPr>
                  <m:t xml:space="preserve">C</m:t>
                </m:r>
              </m:e>
              <m:sub>
                <m:r>
                  <m:rPr>
                    <m:lit/>
                    <m:nor/>
                  </m:rPr>
                  <w:rPr>
                    <w:rFonts w:ascii="Cambria Math" w:hAnsi="Cambria Math"/>
                  </w:rPr>
                  <m:t xml:space="preserve">i</m:t>
                </m:r>
              </m:sub>
            </m:sSub>
          </m:sup>
        </m:sSup>
      </m:oMath>
      <w:r>
        <w:rPr/>
        <w:t xml:space="preserve"> . Let </w:t>
      </w:r>
      <w:r>
        <w:rPr/>
      </w:r>
      <m:oMath xmlns:m="http://schemas.openxmlformats.org/officeDocument/2006/math">
        <m:sSub>
          <m:e>
            <m:r>
              <m:rPr>
                <m:lit/>
                <m:nor/>
              </m:rPr>
              <w:rPr>
                <w:rFonts w:ascii="Cambria Math" w:hAnsi="Cambria Math"/>
              </w:rPr>
              <m:t xml:space="preserve">Y</m:t>
            </m:r>
          </m:e>
          <m:sub>
            <m:r>
              <m:rPr>
                <m:lit/>
                <m:nor/>
              </m:rPr>
              <w:rPr>
                <w:rFonts w:ascii="Cambria Math" w:hAnsi="Cambria Math"/>
              </w:rPr>
              <m:t xml:space="preserve">i</m:t>
            </m:r>
          </m:sub>
        </m:sSub>
        <m:r>
          <w:rPr>
            <w:rFonts w:ascii="Cambria Math" w:hAnsi="Cambria Math"/>
          </w:rPr>
          <m:t xml:space="preserve">=</m:t>
        </m:r>
        <m:r>
          <m:rPr>
            <m:lit/>
            <m:nor/>
          </m:rPr>
          <w:rPr>
            <w:rFonts w:ascii="Cambria Math" w:hAnsi="Cambria Math"/>
          </w:rPr>
          <m:t xml:space="preserve">1</m:t>
        </m:r>
      </m:oMath>
      <w:r>
        <w:rPr/>
        <w:t xml:space="preserve"> indicate a collision occurred at site </w:t>
      </w:r>
      <w:r>
        <w:rPr/>
      </w:r>
      <m:oMath xmlns:m="http://schemas.openxmlformats.org/officeDocument/2006/math">
        <m:r>
          <m:rPr>
            <m:lit/>
            <m:nor/>
          </m:rPr>
          <w:rPr>
            <w:rFonts w:ascii="Cambria Math" w:hAnsi="Cambria Math"/>
          </w:rPr>
          <m:t xml:space="preserve">i</m:t>
        </m:r>
      </m:oMath>
      <w:r>
        <w:rPr/>
        <w:t xml:space="preserve"> , and </w:t>
      </w:r>
      <w:r>
        <w:rPr/>
      </w:r>
      <m:oMath xmlns:m="http://schemas.openxmlformats.org/officeDocument/2006/math">
        <m:sSub>
          <m:e>
            <m:r>
              <m:rPr>
                <m:lit/>
                <m:nor/>
              </m:rPr>
              <w:rPr>
                <w:rFonts w:ascii="Cambria Math" w:hAnsi="Cambria Math"/>
              </w:rPr>
              <m:t xml:space="preserve">Y</m:t>
            </m:r>
          </m:e>
          <m:sub>
            <m:r>
              <m:rPr>
                <m:lit/>
                <m:nor/>
              </m:rPr>
              <w:rPr>
                <w:rFonts w:ascii="Cambria Math" w:hAnsi="Cambria Math"/>
              </w:rPr>
              <m:t xml:space="preserve">i</m:t>
            </m:r>
          </m:sub>
        </m:sSub>
        <m:r>
          <w:rPr>
            <w:rFonts w:ascii="Cambria Math" w:hAnsi="Cambria Math"/>
          </w:rPr>
          <m:t xml:space="preserve">=</m:t>
        </m:r>
        <m:r>
          <m:rPr>
            <m:lit/>
            <m:nor/>
          </m:rPr>
          <w:rPr>
            <w:rFonts w:ascii="Cambria Math" w:hAnsi="Cambria Math"/>
          </w:rPr>
          <m:t xml:space="preserve">0</m:t>
        </m:r>
      </m:oMath>
      <w:r>
        <w:rPr/>
        <w:t xml:space="preserve"> indicate no collision, with </w:t>
      </w:r>
      <w:r>
        <w:rPr/>
      </w:r>
      <m:oMath xmlns:m="http://schemas.openxmlformats.org/officeDocument/2006/math">
        <m:sSub>
          <m:e>
            <m:r>
              <m:rPr>
                <m:lit/>
                <m:nor/>
              </m:rPr>
              <w:rPr>
                <w:rFonts w:ascii="Cambria Math" w:hAnsi="Cambria Math"/>
              </w:rPr>
              <m:t xml:space="preserve">p</m:t>
            </m:r>
          </m:e>
          <m:sub>
            <m:r>
              <m:rPr>
                <m:lit/>
                <m:nor/>
              </m:rPr>
              <w:rPr>
                <w:rFonts w:ascii="Cambria Math" w:hAnsi="Cambria Math"/>
              </w:rPr>
              <m:t xml:space="preserve">i</m:t>
            </m:r>
          </m:sub>
        </m:sSub>
        <m:r>
          <w:rPr>
            <w:rFonts w:ascii="Cambria Math" w:hAnsi="Cambria Math"/>
          </w:rPr>
          <m:t xml:space="preserve">=</m:t>
        </m:r>
        <m:r>
          <m:rPr>
            <m:lit/>
            <m:nor/>
          </m:rPr>
          <w:rPr>
            <w:rFonts w:ascii="Cambria Math" w:hAnsi="Cambria Math"/>
          </w:rPr>
          <m:t xml:space="preserve">Pr</m:t>
        </m:r>
        <m:d>
          <m:dPr>
            <m:begChr m:val="("/>
            <m:endChr m:val=")"/>
          </m:dPr>
          <m:e>
            <m:sSub>
              <m:e>
                <m:r>
                  <m:rPr>
                    <m:lit/>
                    <m:nor/>
                  </m:rPr>
                  <w:rPr>
                    <w:rFonts w:ascii="Cambria Math" w:hAnsi="Cambria Math"/>
                  </w:rPr>
                  <m:t xml:space="preserve">Y</m:t>
                </m:r>
              </m:e>
              <m:sub>
                <m:r>
                  <m:rPr>
                    <m:lit/>
                    <m:nor/>
                  </m:rPr>
                  <w:rPr>
                    <w:rFonts w:ascii="Cambria Math" w:hAnsi="Cambria Math"/>
                  </w:rPr>
                  <m:t xml:space="preserve">i</m:t>
                </m:r>
              </m:sub>
            </m:sSub>
            <m:r>
              <w:rPr>
                <w:rFonts w:ascii="Cambria Math" w:hAnsi="Cambria Math"/>
              </w:rPr>
              <m:t xml:space="preserve">=</m:t>
            </m:r>
            <m:r>
              <m:rPr>
                <m:lit/>
                <m:nor/>
              </m:rPr>
              <w:rPr>
                <w:rFonts w:ascii="Cambria Math" w:hAnsi="Cambria Math"/>
              </w:rPr>
              <m:t xml:space="preserve">1</m:t>
            </m:r>
          </m:e>
        </m:d>
      </m:oMath>
      <w:r>
        <w:rPr/>
        <w:t xml:space="preserve">. Since the probability of no-collision is also equal to one minus the probability of collision: </w:t>
      </w:r>
    </w:p>
    <w:p>
      <w:pPr>
        <w:pStyle w:val="Firstlineindent"/>
        <w:spacing w:lineRule="auto" w:line="360"/>
        <w:rPr/>
      </w:pPr>
      <w:r>
        <w:rPr/>
      </w:r>
    </w:p>
    <w:tbl>
      <w:tblPr>
        <w:tblW w:w="9067" w:type="dxa"/>
        <w:jc w:val="left"/>
        <w:tblInd w:w="0" w:type="dxa"/>
        <w:tblBorders/>
        <w:tblCellMar>
          <w:top w:w="0" w:type="dxa"/>
          <w:left w:w="0" w:type="dxa"/>
          <w:bottom w:w="0" w:type="dxa"/>
          <w:right w:w="0" w:type="dxa"/>
        </w:tblCellMar>
        <w:tblLook w:val="04a0" w:noVBand="1" w:noHBand="0" w:lastColumn="0" w:firstColumn="1" w:lastRow="0" w:firstRow="1"/>
      </w:tblPr>
      <w:tblGrid>
        <w:gridCol w:w="4533"/>
        <w:gridCol w:w="4533"/>
      </w:tblGrid>
      <w:tr>
        <w:trPr/>
        <w:tc>
          <w:tcPr>
            <w:tcW w:w="4533" w:type="dxa"/>
            <w:tcBorders/>
            <w:shd w:color="auto" w:fill="FFFFFF" w:val="clear"/>
          </w:tcPr>
          <w:p>
            <w:pPr>
              <w:pStyle w:val="Equp"/>
              <w:spacing w:lineRule="auto" w:line="360"/>
              <w:rPr/>
            </w:pPr>
            <w:r>
              <w:rPr/>
            </w:r>
            <m:oMath xmlns:m="http://schemas.openxmlformats.org/officeDocument/2006/math">
              <m:r>
                <m:rPr>
                  <m:lit/>
                  <m:nor/>
                </m:rPr>
                <w:rPr>
                  <w:rFonts w:ascii="Cambria Math" w:hAnsi="Cambria Math"/>
                </w:rPr>
                <m:t xml:space="preserve">ln</m:t>
              </m:r>
              <m:d>
                <m:dPr>
                  <m:begChr m:val="("/>
                  <m:endChr m:val=")"/>
                </m:dPr>
                <m:e>
                  <m:r>
                    <m:rPr>
                      <m:lit/>
                      <m:nor/>
                    </m:rPr>
                    <w:rPr>
                      <w:rFonts w:ascii="Cambria Math" w:hAnsi="Cambria Math"/>
                    </w:rPr>
                    <m:t xml:space="preserve">1</m:t>
                  </m:r>
                  <m:r>
                    <w:rPr>
                      <w:rFonts w:ascii="Cambria Math" w:hAnsi="Cambria Math"/>
                    </w:rPr>
                    <m:t xml:space="preserve">−</m:t>
                  </m:r>
                  <m:sSub>
                    <m:e>
                      <m:r>
                        <m:rPr>
                          <m:lit/>
                          <m:nor/>
                        </m:rPr>
                        <w:rPr>
                          <w:rFonts w:ascii="Cambria Math" w:hAnsi="Cambria Math"/>
                        </w:rPr>
                        <m:t xml:space="preserve">p</m:t>
                      </m:r>
                    </m:e>
                    <m:sub>
                      <m:r>
                        <m:rPr>
                          <m:lit/>
                          <m:nor/>
                        </m:rPr>
                        <w:rPr>
                          <w:rFonts w:ascii="Cambria Math" w:hAnsi="Cambria Math"/>
                        </w:rPr>
                        <m:t xml:space="preserve">i</m:t>
                      </m:r>
                    </m:sub>
                  </m:sSub>
                </m:e>
              </m:d>
              <m:r>
                <w:rPr>
                  <w:rFonts w:ascii="Cambria Math" w:hAnsi="Cambria Math"/>
                </w:rPr>
                <m:t xml:space="preserve">=</m:t>
              </m:r>
              <m:r>
                <w:rPr>
                  <w:rFonts w:ascii="Cambria Math" w:hAnsi="Cambria Math"/>
                </w:rPr>
                <m:t xml:space="preserve">−</m:t>
              </m:r>
              <m:sSup>
                <m:e>
                  <m:r>
                    <m:rPr>
                      <m:lit/>
                      <m:nor/>
                    </m:rPr>
                    <w:rPr>
                      <w:rFonts w:ascii="Cambria Math" w:hAnsi="Cambria Math"/>
                    </w:rPr>
                    <m:t xml:space="preserve">e</m:t>
                  </m:r>
                </m:e>
                <m:sup>
                  <m:sSub>
                    <m:e>
                      <m:r>
                        <m:rPr>
                          <m:lit/>
                          <m:nor/>
                        </m:rPr>
                        <w:rPr>
                          <w:rFonts w:ascii="Cambria Math" w:hAnsi="Cambria Math"/>
                        </w:rPr>
                        <m:t xml:space="preserve">β</m:t>
                      </m:r>
                    </m:e>
                    <m:sub>
                      <m:r>
                        <m:rPr>
                          <m:lit/>
                          <m:nor/>
                        </m:rPr>
                        <w:rPr>
                          <w:rFonts w:ascii="Cambria Math" w:hAnsi="Cambria Math"/>
                        </w:rPr>
                        <m:t xml:space="preserve">0</m:t>
                      </m:r>
                    </m:sub>
                  </m:sSub>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1</m:t>
                      </m:r>
                    </m:sub>
                  </m:sSub>
                  <m:r>
                    <m:rPr>
                      <m:lit/>
                      <m:nor/>
                    </m:rPr>
                    <w:rPr>
                      <w:rFonts w:ascii="Cambria Math" w:hAnsi="Cambria Math"/>
                    </w:rPr>
                    <m:t xml:space="preserve">ln</m:t>
                  </m:r>
                  <m:d>
                    <m:dPr>
                      <m:begChr m:val="("/>
                      <m:endChr m:val=")"/>
                    </m:dPr>
                    <m:e>
                      <m:sSub>
                        <m:e>
                          <m:r>
                            <m:rPr>
                              <m:lit/>
                              <m:nor/>
                            </m:rPr>
                            <w:rPr>
                              <w:rFonts w:ascii="Cambria Math" w:hAnsi="Cambria Math"/>
                            </w:rPr>
                            <m:t xml:space="preserve">O</m:t>
                          </m:r>
                        </m:e>
                        <m:sub>
                          <m:r>
                            <m:rPr>
                              <m:lit/>
                              <m:nor/>
                            </m:rPr>
                            <w:rPr>
                              <w:rFonts w:ascii="Cambria Math" w:hAnsi="Cambria Math"/>
                            </w:rPr>
                            <m:t xml:space="preserve">i</m:t>
                          </m:r>
                        </m:sub>
                      </m:sSub>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2</m:t>
                      </m:r>
                    </m:sub>
                  </m:sSub>
                  <m:r>
                    <m:rPr>
                      <m:lit/>
                      <m:nor/>
                    </m:rPr>
                    <w:rPr>
                      <w:rFonts w:ascii="Cambria Math" w:hAnsi="Cambria Math"/>
                    </w:rPr>
                    <m:t xml:space="preserve">ln</m:t>
                  </m:r>
                  <m:d>
                    <m:dPr>
                      <m:begChr m:val="("/>
                      <m:endChr m:val=")"/>
                    </m:dPr>
                    <m:e>
                      <m:sSub>
                        <m:e>
                          <m:r>
                            <m:rPr>
                              <m:lit/>
                              <m:nor/>
                            </m:rPr>
                            <w:rPr>
                              <w:rFonts w:ascii="Cambria Math" w:hAnsi="Cambria Math"/>
                            </w:rPr>
                            <m:t xml:space="preserve">V</m:t>
                          </m:r>
                        </m:e>
                        <m:sub>
                          <m:r>
                            <m:rPr>
                              <m:lit/>
                              <m:nor/>
                            </m:rPr>
                            <w:rPr>
                              <w:rFonts w:ascii="Cambria Math" w:hAnsi="Cambria Math"/>
                            </w:rPr>
                            <m:t xml:space="preserve">i</m:t>
                          </m:r>
                        </m:sub>
                      </m:sSub>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3</m:t>
                      </m:r>
                    </m:sub>
                  </m:sSub>
                  <m:r>
                    <m:rPr>
                      <m:lit/>
                      <m:nor/>
                    </m:rPr>
                    <w:rPr>
                      <w:rFonts w:ascii="Cambria Math" w:hAnsi="Cambria Math"/>
                    </w:rPr>
                    <m:t xml:space="preserve">ln</m:t>
                  </m:r>
                  <m:d>
                    <m:dPr>
                      <m:begChr m:val="("/>
                      <m:endChr m:val=")"/>
                    </m:dPr>
                    <m:e>
                      <m:sSub>
                        <m:e>
                          <m:r>
                            <m:rPr>
                              <m:lit/>
                              <m:nor/>
                            </m:rPr>
                            <w:rPr>
                              <w:rFonts w:ascii="Cambria Math" w:hAnsi="Cambria Math"/>
                            </w:rPr>
                            <m:t xml:space="preserve">S</m:t>
                          </m:r>
                        </m:e>
                        <m:sub>
                          <m:r>
                            <m:rPr>
                              <m:lit/>
                              <m:nor/>
                            </m:rPr>
                            <w:rPr>
                              <w:rFonts w:ascii="Cambria Math" w:hAnsi="Cambria Math"/>
                            </w:rPr>
                            <m:t xml:space="preserve">i</m:t>
                          </m:r>
                        </m:sub>
                      </m:sSub>
                    </m:e>
                  </m:d>
                </m:sup>
              </m:sSup>
            </m:oMath>
          </w:p>
        </w:tc>
        <w:tc>
          <w:tcPr>
            <w:tcW w:w="4533" w:type="dxa"/>
            <w:tcBorders/>
            <w:shd w:color="auto" w:fill="FFFFFF" w:val="clear"/>
          </w:tcPr>
          <w:p>
            <w:pPr>
              <w:pStyle w:val="Equnump"/>
              <w:spacing w:lineRule="auto" w:line="360"/>
              <w:jc w:val="center"/>
              <w:rPr/>
            </w:pPr>
            <w:r>
              <w:rPr/>
              <w:t>(eqn 6)</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50" w:h="16901"/>
          <w:pgMar w:left="1440" w:right="1440" w:header="0" w:top="1134" w:footer="0" w:bottom="1134" w:gutter="0"/>
          <w:lnNumType w:countBy="1" w:restart="continuous" w:distance="283"/>
          <w:formProt w:val="false"/>
          <w:textDirection w:val="lrTb"/>
          <w:docGrid w:type="default" w:linePitch="240" w:charSpace="4294961151"/>
        </w:sectPr>
      </w:pPr>
    </w:p>
    <w:p>
      <w:pPr>
        <w:pStyle w:val="Center"/>
        <w:spacing w:lineRule="auto" w:line="360"/>
        <w:rPr/>
      </w:pPr>
      <w:r>
        <w:rPr/>
        <w:t xml:space="preserve">-or equivalently as- </w:t>
      </w:r>
    </w:p>
    <w:p>
      <w:pPr>
        <w:sectPr>
          <w:type w:val="continuous"/>
          <w:pgSz w:w="11950" w:h="16901"/>
          <w:pgMar w:left="1440" w:right="1440" w:header="0" w:top="1134" w:footer="0" w:bottom="1134" w:gutter="0"/>
          <w:lnNumType w:countBy="1" w:restart="continuous" w:distance="283"/>
          <w:formProt w:val="false"/>
          <w:textDirection w:val="lrTb"/>
          <w:docGrid w:type="default" w:linePitch="240" w:charSpace="4294961151"/>
        </w:sectPr>
      </w:pPr>
    </w:p>
    <w:p>
      <w:pPr>
        <w:pStyle w:val="Normal"/>
        <w:rPr/>
      </w:pPr>
      <w:r>
        <w:rPr/>
      </w:r>
    </w:p>
    <w:tbl>
      <w:tblPr>
        <w:tblW w:w="9067" w:type="dxa"/>
        <w:jc w:val="left"/>
        <w:tblInd w:w="0" w:type="dxa"/>
        <w:tblBorders/>
        <w:tblCellMar>
          <w:top w:w="0" w:type="dxa"/>
          <w:left w:w="0" w:type="dxa"/>
          <w:bottom w:w="0" w:type="dxa"/>
          <w:right w:w="0" w:type="dxa"/>
        </w:tblCellMar>
        <w:tblLook w:val="04a0" w:noVBand="1" w:noHBand="0" w:lastColumn="0" w:firstColumn="1" w:lastRow="0" w:firstRow="1"/>
      </w:tblPr>
      <w:tblGrid>
        <w:gridCol w:w="4533"/>
        <w:gridCol w:w="4533"/>
      </w:tblGrid>
      <w:tr>
        <w:trPr/>
        <w:tc>
          <w:tcPr>
            <w:tcW w:w="4533" w:type="dxa"/>
            <w:tcBorders/>
            <w:shd w:color="auto" w:fill="FFFFFF" w:val="clear"/>
          </w:tcPr>
          <w:p>
            <w:pPr>
              <w:pStyle w:val="Equp"/>
              <w:spacing w:lineRule="auto" w:line="360"/>
              <w:rPr/>
            </w:pPr>
            <w:r>
              <w:rPr/>
            </w:r>
            <m:oMath xmlns:m="http://schemas.openxmlformats.org/officeDocument/2006/math">
              <m:r>
                <m:rPr>
                  <m:lit/>
                  <m:nor/>
                </m:rPr>
                <w:rPr>
                  <w:rFonts w:ascii="Cambria Math" w:hAnsi="Cambria Math"/>
                </w:rPr>
                <m:t xml:space="preserve">ln</m:t>
              </m:r>
              <m:d>
                <m:dPr>
                  <m:begChr m:val="("/>
                  <m:endChr m:val=")"/>
                </m:dPr>
                <m:e>
                  <m:r>
                    <w:rPr>
                      <w:rFonts w:ascii="Cambria Math" w:hAnsi="Cambria Math"/>
                    </w:rPr>
                    <m:t xml:space="preserve">−</m:t>
                  </m:r>
                  <m:r>
                    <m:rPr>
                      <m:lit/>
                      <m:nor/>
                    </m:rPr>
                    <w:rPr>
                      <w:rFonts w:ascii="Cambria Math" w:hAnsi="Cambria Math"/>
                    </w:rPr>
                    <m:t xml:space="preserve">ln</m:t>
                  </m:r>
                  <m:d>
                    <m:dPr>
                      <m:begChr m:val="("/>
                      <m:endChr m:val=")"/>
                    </m:dPr>
                    <m:e>
                      <m:r>
                        <m:rPr>
                          <m:lit/>
                          <m:nor/>
                        </m:rPr>
                        <w:rPr>
                          <w:rFonts w:ascii="Cambria Math" w:hAnsi="Cambria Math"/>
                        </w:rPr>
                        <m:t xml:space="preserve">1</m:t>
                      </m:r>
                      <m:r>
                        <w:rPr>
                          <w:rFonts w:ascii="Cambria Math" w:hAnsi="Cambria Math"/>
                        </w:rPr>
                        <m:t xml:space="preserve">−</m:t>
                      </m:r>
                      <m:sSub>
                        <m:e>
                          <m:r>
                            <m:rPr>
                              <m:lit/>
                              <m:nor/>
                            </m:rPr>
                            <w:rPr>
                              <w:rFonts w:ascii="Cambria Math" w:hAnsi="Cambria Math"/>
                            </w:rPr>
                            <m:t xml:space="preserve">p</m:t>
                          </m:r>
                        </m:e>
                        <m:sub>
                          <m:r>
                            <m:rPr>
                              <m:lit/>
                              <m:nor/>
                            </m:rPr>
                            <w:rPr>
                              <w:rFonts w:ascii="Cambria Math" w:hAnsi="Cambria Math"/>
                            </w:rPr>
                            <m:t xml:space="preserve">i</m:t>
                          </m:r>
                        </m:sub>
                      </m:sSub>
                    </m:e>
                  </m:d>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0</m:t>
                  </m:r>
                </m:sub>
              </m:sSub>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1</m:t>
                  </m:r>
                </m:sub>
              </m:sSub>
              <m:r>
                <m:rPr>
                  <m:lit/>
                  <m:nor/>
                </m:rPr>
                <w:rPr>
                  <w:rFonts w:ascii="Cambria Math" w:hAnsi="Cambria Math"/>
                </w:rPr>
                <m:t xml:space="preserve">ln</m:t>
              </m:r>
              <m:d>
                <m:dPr>
                  <m:begChr m:val="("/>
                  <m:endChr m:val=")"/>
                </m:dPr>
                <m:e>
                  <m:sSub>
                    <m:e>
                      <m:r>
                        <m:rPr>
                          <m:lit/>
                          <m:nor/>
                        </m:rPr>
                        <w:rPr>
                          <w:rFonts w:ascii="Cambria Math" w:hAnsi="Cambria Math"/>
                        </w:rPr>
                        <m:t xml:space="preserve">O</m:t>
                      </m:r>
                    </m:e>
                    <m:sub>
                      <m:r>
                        <m:rPr>
                          <m:lit/>
                          <m:nor/>
                        </m:rPr>
                        <w:rPr>
                          <w:rFonts w:ascii="Cambria Math" w:hAnsi="Cambria Math"/>
                        </w:rPr>
                        <m:t xml:space="preserve">i</m:t>
                      </m:r>
                    </m:sub>
                  </m:sSub>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2</m:t>
                  </m:r>
                </m:sub>
              </m:sSub>
              <m:r>
                <m:rPr>
                  <m:lit/>
                  <m:nor/>
                </m:rPr>
                <w:rPr>
                  <w:rFonts w:ascii="Cambria Math" w:hAnsi="Cambria Math"/>
                </w:rPr>
                <m:t xml:space="preserve">ln</m:t>
              </m:r>
              <m:d>
                <m:dPr>
                  <m:begChr m:val="("/>
                  <m:endChr m:val=")"/>
                </m:dPr>
                <m:e>
                  <m:sSub>
                    <m:e>
                      <m:r>
                        <m:rPr>
                          <m:lit/>
                          <m:nor/>
                        </m:rPr>
                        <w:rPr>
                          <w:rFonts w:ascii="Cambria Math" w:hAnsi="Cambria Math"/>
                        </w:rPr>
                        <m:t xml:space="preserve">V</m:t>
                      </m:r>
                    </m:e>
                    <m:sub>
                      <m:r>
                        <m:rPr>
                          <m:lit/>
                          <m:nor/>
                        </m:rPr>
                        <w:rPr>
                          <w:rFonts w:ascii="Cambria Math" w:hAnsi="Cambria Math"/>
                        </w:rPr>
                        <m:t xml:space="preserve">i</m:t>
                      </m:r>
                    </m:sub>
                  </m:sSub>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3</m:t>
                  </m:r>
                </m:sub>
              </m:sSub>
              <m:r>
                <m:rPr>
                  <m:lit/>
                  <m:nor/>
                </m:rPr>
                <w:rPr>
                  <w:rFonts w:ascii="Cambria Math" w:hAnsi="Cambria Math"/>
                </w:rPr>
                <m:t xml:space="preserve">ln</m:t>
              </m:r>
              <m:d>
                <m:dPr>
                  <m:begChr m:val="("/>
                  <m:endChr m:val=")"/>
                </m:dPr>
                <m:e>
                  <m:sSub>
                    <m:e>
                      <m:r>
                        <m:rPr>
                          <m:lit/>
                          <m:nor/>
                        </m:rPr>
                        <w:rPr>
                          <w:rFonts w:ascii="Cambria Math" w:hAnsi="Cambria Math"/>
                        </w:rPr>
                        <m:t xml:space="preserve">S</m:t>
                      </m:r>
                    </m:e>
                    <m:sub>
                      <m:r>
                        <m:rPr>
                          <m:lit/>
                          <m:nor/>
                        </m:rPr>
                        <w:rPr>
                          <w:rFonts w:ascii="Cambria Math" w:hAnsi="Cambria Math"/>
                        </w:rPr>
                        <m:t xml:space="preserve">i</m:t>
                      </m:r>
                    </m:sub>
                  </m:sSub>
                </m:e>
              </m:d>
            </m:oMath>
          </w:p>
        </w:tc>
        <w:tc>
          <w:tcPr>
            <w:tcW w:w="4533" w:type="dxa"/>
            <w:tcBorders/>
            <w:shd w:color="auto" w:fill="FFFFFF" w:val="clear"/>
          </w:tcPr>
          <w:p>
            <w:pPr>
              <w:pStyle w:val="Equnump"/>
              <w:spacing w:lineRule="auto" w:line="360"/>
              <w:jc w:val="center"/>
              <w:rPr/>
            </w:pPr>
            <w:r>
              <w:rPr/>
              <w:t>(eqn 7)</w:t>
            </w:r>
          </w:p>
        </w:tc>
      </w:tr>
    </w:tbl>
    <w:p>
      <w:pPr>
        <w:pStyle w:val="LikeTextbody"/>
        <w:spacing w:lineRule="auto" w:line="360"/>
        <w:jc w:val="left"/>
        <w:rPr/>
      </w:pPr>
      <w:r>
        <w:rPr/>
      </w:r>
    </w:p>
    <w:p>
      <w:pPr>
        <w:pStyle w:val="Firstlineindent"/>
        <w:spacing w:lineRule="auto" w:line="360"/>
        <w:rPr/>
      </w:pPr>
      <w:r>
        <w:rPr/>
        <w:t>The left-hand side of equation 7 is the complementary log-log link function</w:t>
      </w:r>
      <w:ins w:id="0" w:author="Michael Mccarthy" w:date="2016-05-30T12:29:00Z">
        <w:r>
          <w:rPr/>
          <w:t>,</w:t>
        </w:r>
      </w:ins>
      <w:r>
        <w:rPr/>
        <w:t xml:space="preserve"> which has similar properties to the more common logit function of logistic regression. However, we use the complementary log-log function here, because it relates more clearly to the rate of collisions (equation 5), and to our conceptual risk model (equation 1). Thus: </w:t>
      </w:r>
    </w:p>
    <w:p>
      <w:pPr>
        <w:pStyle w:val="Firstlineindent"/>
        <w:spacing w:lineRule="auto" w:line="360"/>
        <w:rPr/>
      </w:pPr>
      <w:r>
        <w:rPr/>
      </w:r>
    </w:p>
    <w:tbl>
      <w:tblPr>
        <w:tblW w:w="9067" w:type="dxa"/>
        <w:jc w:val="left"/>
        <w:tblInd w:w="0" w:type="dxa"/>
        <w:tblBorders/>
        <w:tblCellMar>
          <w:top w:w="0" w:type="dxa"/>
          <w:left w:w="0" w:type="dxa"/>
          <w:bottom w:w="0" w:type="dxa"/>
          <w:right w:w="0" w:type="dxa"/>
        </w:tblCellMar>
        <w:tblLook w:val="04a0" w:noVBand="1" w:noHBand="0" w:lastColumn="0" w:firstColumn="1" w:lastRow="0" w:firstRow="1"/>
      </w:tblPr>
      <w:tblGrid>
        <w:gridCol w:w="4533"/>
        <w:gridCol w:w="4533"/>
      </w:tblGrid>
      <w:tr>
        <w:trPr>
          <w:trHeight w:val="120" w:hRule="atLeast"/>
        </w:trPr>
        <w:tc>
          <w:tcPr>
            <w:tcW w:w="4533" w:type="dxa"/>
            <w:tcBorders/>
            <w:shd w:color="auto" w:fill="FFFFFF" w:val="clear"/>
          </w:tcPr>
          <w:p>
            <w:pPr>
              <w:pStyle w:val="Equp"/>
              <w:spacing w:lineRule="auto" w:line="360"/>
              <w:rPr/>
            </w:pPr>
            <w:r>
              <w:rPr/>
            </w:r>
            <m:oMath xmlns:m="http://schemas.openxmlformats.org/officeDocument/2006/math">
              <m:r>
                <m:rPr>
                  <m:lit/>
                  <m:nor/>
                </m:rPr>
                <w:rPr>
                  <w:rFonts w:ascii="Cambria Math" w:hAnsi="Cambria Math"/>
                </w:rPr>
                <m:t xml:space="preserve">cloglog</m:t>
              </m:r>
              <m:d>
                <m:dPr>
                  <m:begChr m:val="("/>
                  <m:endChr m:val=")"/>
                </m:dPr>
                <m:e>
                  <m:sSub>
                    <m:e>
                      <m:r>
                        <m:rPr>
                          <m:lit/>
                          <m:nor/>
                        </m:rPr>
                        <w:rPr>
                          <w:rFonts w:ascii="Cambria Math" w:hAnsi="Cambria Math"/>
                        </w:rPr>
                        <m:t xml:space="preserve">p</m:t>
                      </m:r>
                    </m:e>
                    <m:sub>
                      <m:r>
                        <m:rPr>
                          <m:lit/>
                          <m:nor/>
                        </m:rPr>
                        <w:rPr>
                          <w:rFonts w:ascii="Cambria Math" w:hAnsi="Cambria Math"/>
                        </w:rPr>
                        <m:t xml:space="preserve">i</m:t>
                      </m:r>
                    </m:sub>
                  </m:sSub>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0</m:t>
                  </m:r>
                </m:sub>
              </m:sSub>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1</m:t>
                  </m:r>
                </m:sub>
              </m:sSub>
              <m:r>
                <m:rPr>
                  <m:lit/>
                  <m:nor/>
                </m:rPr>
                <w:rPr>
                  <w:rFonts w:ascii="Cambria Math" w:hAnsi="Cambria Math"/>
                </w:rPr>
                <m:t xml:space="preserve">ln</m:t>
              </m:r>
              <m:d>
                <m:dPr>
                  <m:begChr m:val="("/>
                  <m:endChr m:val=")"/>
                </m:dPr>
                <m:e>
                  <m:sSub>
                    <m:e>
                      <m:r>
                        <m:rPr>
                          <m:lit/>
                          <m:nor/>
                        </m:rPr>
                        <w:rPr>
                          <w:rFonts w:ascii="Cambria Math" w:hAnsi="Cambria Math"/>
                        </w:rPr>
                        <m:t xml:space="preserve">O</m:t>
                      </m:r>
                    </m:e>
                    <m:sub>
                      <m:r>
                        <m:rPr>
                          <m:lit/>
                          <m:nor/>
                        </m:rPr>
                        <w:rPr>
                          <w:rFonts w:ascii="Cambria Math" w:hAnsi="Cambria Math"/>
                        </w:rPr>
                        <m:t xml:space="preserve">i</m:t>
                      </m:r>
                    </m:sub>
                  </m:sSub>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2</m:t>
                  </m:r>
                </m:sub>
              </m:sSub>
              <m:r>
                <m:rPr>
                  <m:lit/>
                  <m:nor/>
                </m:rPr>
                <w:rPr>
                  <w:rFonts w:ascii="Cambria Math" w:hAnsi="Cambria Math"/>
                </w:rPr>
                <m:t xml:space="preserve">ln</m:t>
              </m:r>
              <m:d>
                <m:dPr>
                  <m:begChr m:val="("/>
                  <m:endChr m:val=")"/>
                </m:dPr>
                <m:e>
                  <m:sSub>
                    <m:e>
                      <m:r>
                        <m:rPr>
                          <m:lit/>
                          <m:nor/>
                        </m:rPr>
                        <w:rPr>
                          <w:rFonts w:ascii="Cambria Math" w:hAnsi="Cambria Math"/>
                        </w:rPr>
                        <m:t xml:space="preserve">V</m:t>
                      </m:r>
                    </m:e>
                    <m:sub>
                      <m:r>
                        <m:rPr>
                          <m:lit/>
                          <m:nor/>
                        </m:rPr>
                        <w:rPr>
                          <w:rFonts w:ascii="Cambria Math" w:hAnsi="Cambria Math"/>
                        </w:rPr>
                        <m:t xml:space="preserve">i</m:t>
                      </m:r>
                    </m:sub>
                  </m:sSub>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3</m:t>
                  </m:r>
                </m:sub>
              </m:sSub>
              <m:r>
                <m:rPr>
                  <m:lit/>
                  <m:nor/>
                </m:rPr>
                <w:rPr>
                  <w:rFonts w:ascii="Cambria Math" w:hAnsi="Cambria Math"/>
                </w:rPr>
                <m:t xml:space="preserve">ln</m:t>
              </m:r>
              <m:d>
                <m:dPr>
                  <m:begChr m:val="("/>
                  <m:endChr m:val=")"/>
                </m:dPr>
                <m:e>
                  <m:sSub>
                    <m:e>
                      <m:r>
                        <m:rPr>
                          <m:lit/>
                          <m:nor/>
                        </m:rPr>
                        <w:rPr>
                          <w:rFonts w:ascii="Cambria Math" w:hAnsi="Cambria Math"/>
                        </w:rPr>
                        <m:t xml:space="preserve">S</m:t>
                      </m:r>
                    </m:e>
                    <m:sub>
                      <m:r>
                        <m:rPr>
                          <m:lit/>
                          <m:nor/>
                        </m:rPr>
                        <w:rPr>
                          <w:rFonts w:ascii="Cambria Math" w:hAnsi="Cambria Math"/>
                        </w:rPr>
                        <m:t xml:space="preserve">i</m:t>
                      </m:r>
                    </m:sub>
                  </m:sSub>
                </m:e>
              </m:d>
            </m:oMath>
          </w:p>
        </w:tc>
        <w:tc>
          <w:tcPr>
            <w:tcW w:w="4533" w:type="dxa"/>
            <w:tcBorders/>
            <w:shd w:color="auto" w:fill="FFFFFF" w:val="clear"/>
          </w:tcPr>
          <w:p>
            <w:pPr>
              <w:pStyle w:val="Equnump"/>
              <w:spacing w:lineRule="auto" w:line="360"/>
              <w:jc w:val="center"/>
              <w:rPr/>
            </w:pPr>
            <w:r>
              <w:rPr/>
              <w:t>(eqn 8)</w:t>
            </w:r>
          </w:p>
        </w:tc>
      </w:tr>
    </w:tbl>
    <w:p>
      <w:pPr>
        <w:pStyle w:val="LikeTextbody"/>
        <w:spacing w:lineRule="auto" w:line="360"/>
        <w:jc w:val="left"/>
        <w:rPr/>
      </w:pPr>
      <w:r>
        <w:rPr/>
      </w:r>
    </w:p>
    <w:p>
      <w:pPr>
        <w:pStyle w:val="Firstlineindent"/>
        <w:spacing w:lineRule="auto" w:line="360"/>
        <w:rPr/>
      </w:pPr>
      <w:r>
        <w:rPr/>
        <w:t xml:space="preserve">Information on species occurrence, traffic volume and traffic speed are unlikely to be available for every place </w:t>
      </w:r>
      <w:r>
        <w:rPr/>
      </w:r>
      <m:oMath xmlns:m="http://schemas.openxmlformats.org/officeDocument/2006/math">
        <m:r>
          <m:rPr>
            <m:lit/>
            <m:nor/>
          </m:rPr>
          <w:rPr>
            <w:rFonts w:ascii="Cambria Math" w:hAnsi="Cambria Math"/>
          </w:rPr>
          <m:t xml:space="preserve">i</m:t>
        </m:r>
      </m:oMath>
      <w:r>
        <w:rPr/>
        <w:t xml:space="preserve">  and we propose that this can be modelled. Several transportation modelling methods exist for estimating traffic patterns: generalised linear modelling (Seaver, Chatterjee &amp; Seaver</w:t>
      </w:r>
      <w:r>
        <w:rPr/>
        <w:fldChar w:fldCharType="begin"/>
      </w:r>
      <w:r>
        <w:instrText> REF Ref_Xseav00 \h </w:instrText>
      </w:r>
      <w:r>
        <w:fldChar w:fldCharType="separate"/>
      </w:r>
      <w:r/>
      <w:r>
        <w:fldChar w:fldCharType="end"/>
      </w:r>
      <w:r>
        <w:rPr/>
        <w:t>, 2000</w:t>
      </w:r>
      <w:r>
        <w:rPr/>
        <w:fldChar w:fldCharType="begin"/>
      </w:r>
      <w:r>
        <w:instrText> REF Ref_Xseav00 \h </w:instrText>
      </w:r>
      <w:r>
        <w:fldChar w:fldCharType="separate"/>
      </w:r>
      <w:r/>
      <w:r>
        <w:fldChar w:fldCharType="end"/>
      </w:r>
      <w:r>
        <w:rPr/>
        <w:t>; Zhao &amp; Chung</w:t>
      </w:r>
      <w:r>
        <w:rPr/>
        <w:fldChar w:fldCharType="begin"/>
      </w:r>
      <w:r>
        <w:instrText> REF Ref_Xzhao01 \h </w:instrText>
      </w:r>
      <w:r>
        <w:fldChar w:fldCharType="separate"/>
      </w:r>
      <w:r/>
      <w:r>
        <w:fldChar w:fldCharType="end"/>
      </w:r>
      <w:r>
        <w:rPr/>
        <w:t>, 2001</w:t>
      </w:r>
      <w:r>
        <w:rPr/>
        <w:fldChar w:fldCharType="begin"/>
      </w:r>
      <w:r>
        <w:instrText> REF Ref_Xzhao01 \h </w:instrText>
      </w:r>
      <w:r>
        <w:fldChar w:fldCharType="separate"/>
      </w:r>
      <w:r/>
      <w:r>
        <w:fldChar w:fldCharType="end"/>
      </w:r>
      <w:r>
        <w:rPr/>
        <w:t>), neural network analysis (Duddu &amp; Pulugurtha</w:t>
      </w:r>
      <w:r>
        <w:rPr/>
        <w:fldChar w:fldCharType="begin"/>
      </w:r>
      <w:r>
        <w:instrText> REF Ref_Xdudd13 \h </w:instrText>
      </w:r>
      <w:r>
        <w:fldChar w:fldCharType="separate"/>
      </w:r>
      <w:r/>
      <w:r>
        <w:fldChar w:fldCharType="end"/>
      </w:r>
      <w:r>
        <w:rPr/>
        <w:t>, 2013</w:t>
      </w:r>
      <w:r>
        <w:rPr/>
        <w:fldChar w:fldCharType="begin"/>
      </w:r>
      <w:r>
        <w:instrText> REF Ref_Xdudd13 \h </w:instrText>
      </w:r>
      <w:r>
        <w:fldChar w:fldCharType="separate"/>
      </w:r>
      <w:r/>
      <w:r>
        <w:fldChar w:fldCharType="end"/>
      </w:r>
      <w:r>
        <w:rPr/>
        <w:t>), empirical Bayes estimation (Yang &amp; Davis</w:t>
      </w:r>
      <w:r>
        <w:rPr/>
        <w:fldChar w:fldCharType="begin"/>
      </w:r>
      <w:r>
        <w:instrText> REF Ref_Xyang02 \h </w:instrText>
      </w:r>
      <w:r>
        <w:fldChar w:fldCharType="separate"/>
      </w:r>
      <w:r/>
      <w:r>
        <w:fldChar w:fldCharType="end"/>
      </w:r>
      <w:r>
        <w:rPr/>
        <w:t>, 2002</w:t>
      </w:r>
      <w:r>
        <w:rPr/>
        <w:fldChar w:fldCharType="begin"/>
      </w:r>
      <w:r>
        <w:instrText> REF Ref_Xyang02 \h </w:instrText>
      </w:r>
      <w:r>
        <w:fldChar w:fldCharType="separate"/>
      </w:r>
      <w:r/>
      <w:r>
        <w:fldChar w:fldCharType="end"/>
      </w:r>
      <w:r>
        <w:rPr/>
        <w:t>), universal kriging (Eom et al.</w:t>
      </w:r>
      <w:r>
        <w:rPr/>
        <w:fldChar w:fldCharType="begin"/>
      </w:r>
      <w:r>
        <w:instrText> REF Ref_Xeom06 \h </w:instrText>
      </w:r>
      <w:r>
        <w:fldChar w:fldCharType="separate"/>
      </w:r>
      <w:r/>
      <w:r>
        <w:fldChar w:fldCharType="end"/>
      </w:r>
      <w:r>
        <w:rPr/>
        <w:t>, 2006</w:t>
      </w:r>
      <w:r>
        <w:rPr/>
        <w:fldChar w:fldCharType="begin"/>
      </w:r>
      <w:r>
        <w:instrText> REF Ref_Xeom06 \h </w:instrText>
      </w:r>
      <w:r>
        <w:fldChar w:fldCharType="separate"/>
      </w:r>
      <w:r/>
      <w:r>
        <w:fldChar w:fldCharType="end"/>
      </w:r>
      <w:r>
        <w:rPr/>
        <w:t>; Selby &amp; Kockelman</w:t>
      </w:r>
      <w:r>
        <w:rPr/>
        <w:fldChar w:fldCharType="begin"/>
      </w:r>
      <w:r>
        <w:instrText> REF Ref_Xselb13 \h </w:instrText>
      </w:r>
      <w:r>
        <w:fldChar w:fldCharType="separate"/>
      </w:r>
      <w:r/>
      <w:r>
        <w:fldChar w:fldCharType="end"/>
      </w:r>
      <w:r>
        <w:rPr/>
        <w:t>, 2013</w:t>
      </w:r>
      <w:r>
        <w:rPr/>
        <w:fldChar w:fldCharType="begin"/>
      </w:r>
      <w:r>
        <w:instrText> REF Ref_Xselb13 \h </w:instrText>
      </w:r>
      <w:r>
        <w:fldChar w:fldCharType="separate"/>
      </w:r>
      <w:r/>
      <w:r>
        <w:fldChar w:fldCharType="end"/>
      </w:r>
      <w:r>
        <w:rPr/>
        <w:t>), and support vector machines (Castro-Neto et al.</w:t>
      </w:r>
      <w:r>
        <w:rPr/>
        <w:fldChar w:fldCharType="begin"/>
      </w:r>
      <w:r>
        <w:instrText> REF Ref_Xcast09 \h </w:instrText>
      </w:r>
      <w:r>
        <w:fldChar w:fldCharType="separate"/>
      </w:r>
      <w:r/>
      <w:r>
        <w:fldChar w:fldCharType="end"/>
      </w:r>
      <w:r>
        <w:rPr/>
        <w:t>, 2009</w:t>
      </w:r>
      <w:r>
        <w:rPr/>
        <w:fldChar w:fldCharType="begin"/>
      </w:r>
      <w:r>
        <w:instrText> REF Ref_Xcast09 \h </w:instrText>
      </w:r>
      <w:r>
        <w:fldChar w:fldCharType="separate"/>
      </w:r>
      <w:r/>
      <w:r>
        <w:fldChar w:fldCharType="end"/>
      </w:r>
      <w:r>
        <w:rPr/>
        <w:t>). Modelling approaches to estimate species occurrence include correlative (Guisan &amp; Thuiller</w:t>
      </w:r>
      <w:r>
        <w:rPr/>
        <w:fldChar w:fldCharType="begin"/>
      </w:r>
      <w:r>
        <w:instrText> REF Ref_Xguis05 \h </w:instrText>
      </w:r>
      <w:r>
        <w:fldChar w:fldCharType="separate"/>
      </w:r>
      <w:r/>
      <w:r>
        <w:fldChar w:fldCharType="end"/>
      </w:r>
      <w:r>
        <w:rPr/>
        <w:t>, 2005</w:t>
      </w:r>
      <w:r>
        <w:rPr/>
        <w:fldChar w:fldCharType="begin"/>
      </w:r>
      <w:r>
        <w:instrText> REF Ref_Xguis05 \h </w:instrText>
      </w:r>
      <w:r>
        <w:fldChar w:fldCharType="separate"/>
      </w:r>
      <w:r/>
      <w:r>
        <w:fldChar w:fldCharType="end"/>
      </w:r>
      <w:r>
        <w:rPr/>
        <w:t>; Elith &amp; Leathwick</w:t>
      </w:r>
      <w:r>
        <w:rPr/>
        <w:fldChar w:fldCharType="begin"/>
      </w:r>
      <w:r>
        <w:instrText> REF Ref_Xelit09 \h </w:instrText>
      </w:r>
      <w:r>
        <w:fldChar w:fldCharType="separate"/>
      </w:r>
      <w:r/>
      <w:r>
        <w:fldChar w:fldCharType="end"/>
      </w:r>
      <w:r>
        <w:rPr/>
        <w:t>, 2009</w:t>
      </w:r>
      <w:r>
        <w:rPr/>
        <w:fldChar w:fldCharType="begin"/>
      </w:r>
      <w:r>
        <w:instrText> REF Ref_Xelit09 \h </w:instrText>
      </w:r>
      <w:r>
        <w:fldChar w:fldCharType="separate"/>
      </w:r>
      <w:r/>
      <w:r>
        <w:fldChar w:fldCharType="end"/>
      </w:r>
      <w:r>
        <w:rPr/>
        <w:t>) and mechanistic (Kearney &amp; Porter</w:t>
      </w:r>
      <w:r>
        <w:rPr/>
        <w:fldChar w:fldCharType="begin"/>
      </w:r>
      <w:r>
        <w:instrText> REF Ref_Xkear09 \h </w:instrText>
      </w:r>
      <w:r>
        <w:fldChar w:fldCharType="separate"/>
      </w:r>
      <w:r/>
      <w:r>
        <w:fldChar w:fldCharType="end"/>
      </w:r>
      <w:r>
        <w:rPr/>
        <w:t>, 2009</w:t>
      </w:r>
      <w:r>
        <w:rPr/>
        <w:fldChar w:fldCharType="begin"/>
      </w:r>
      <w:r>
        <w:instrText> REF Ref_Xkear09 \h </w:instrText>
      </w:r>
      <w:r>
        <w:fldChar w:fldCharType="separate"/>
      </w:r>
      <w:r/>
      <w:r>
        <w:fldChar w:fldCharType="end"/>
      </w:r>
      <w:r>
        <w:rPr/>
        <w:t>) species distribution modelling (SDM) and extensions of population viability analysis (PVA) (Gilpin</w:t>
      </w:r>
      <w:r>
        <w:rPr/>
        <w:fldChar w:fldCharType="begin"/>
      </w:r>
      <w:r>
        <w:instrText> REF Ref_Xgilp86 \h </w:instrText>
      </w:r>
      <w:r>
        <w:fldChar w:fldCharType="separate"/>
      </w:r>
      <w:r/>
      <w:r>
        <w:fldChar w:fldCharType="end"/>
      </w:r>
      <w:r>
        <w:rPr/>
        <w:t>, 1986</w:t>
      </w:r>
      <w:r>
        <w:rPr/>
        <w:fldChar w:fldCharType="begin"/>
      </w:r>
      <w:r>
        <w:instrText> REF Ref_Xgilp86 \h </w:instrText>
      </w:r>
      <w:r>
        <w:fldChar w:fldCharType="separate"/>
      </w:r>
      <w:r/>
      <w:r>
        <w:fldChar w:fldCharType="end"/>
      </w:r>
      <w:r>
        <w:rPr/>
        <w:t>; Shaffer</w:t>
      </w:r>
      <w:r>
        <w:rPr/>
        <w:fldChar w:fldCharType="begin"/>
      </w:r>
      <w:r>
        <w:instrText> REF Ref_Xshaf90 \h </w:instrText>
      </w:r>
      <w:r>
        <w:fldChar w:fldCharType="separate"/>
      </w:r>
      <w:r/>
      <w:r>
        <w:fldChar w:fldCharType="end"/>
      </w:r>
      <w:r>
        <w:rPr/>
        <w:t>, 1990</w:t>
      </w:r>
      <w:r>
        <w:rPr/>
        <w:fldChar w:fldCharType="begin"/>
      </w:r>
      <w:r>
        <w:instrText> REF Ref_Xshaf90 \h </w:instrText>
      </w:r>
      <w:r>
        <w:fldChar w:fldCharType="separate"/>
      </w:r>
      <w:r/>
      <w:r>
        <w:fldChar w:fldCharType="end"/>
      </w:r>
      <w:r>
        <w:rPr/>
        <w:t xml:space="preserve">). </w:t>
      </w:r>
    </w:p>
    <w:p>
      <w:pPr>
        <w:pStyle w:val="Firstlineindent"/>
        <w:spacing w:lineRule="auto" w:line="360"/>
        <w:rPr/>
      </w:pPr>
      <w:r>
        <w:rPr/>
        <w:t>We apply our framework to study vehicle collisions with kangaroos in Australia using species distribution modelling to estimate kangaroo occurrence and linear regression to estimate traffic volume and speed (Figure 1</w:t>
      </w:r>
      <w:r>
        <w:rPr/>
        <w:fldChar w:fldCharType="begin"/>
      </w:r>
      <w:r>
        <w:instrText> REF Ref_x1-170011 \h </w:instrText>
      </w:r>
      <w:r>
        <w:fldChar w:fldCharType="separate"/>
      </w:r>
      <w:r/>
      <w:r>
        <w:fldChar w:fldCharType="end"/>
      </w:r>
      <w:r>
        <w:rPr/>
        <w:t xml:space="preserve">). </w:t>
      </w:r>
    </w:p>
    <w:p>
      <w:pPr>
        <w:pStyle w:val="Heading31"/>
        <w:numPr>
          <w:ilvl w:val="2"/>
          <w:numId w:val="1"/>
        </w:numPr>
        <w:spacing w:lineRule="auto" w:line="360"/>
        <w:outlineLvl w:val="2"/>
        <w:rPr/>
      </w:pPr>
      <w:r>
        <w:rPr/>
        <w:t>STUDY AREA &amp; SPECIES</w:t>
      </w:r>
    </w:p>
    <w:p>
      <w:pPr>
        <w:pStyle w:val="Textbody1"/>
        <w:spacing w:lineRule="auto" w:line="360"/>
        <w:jc w:val="left"/>
        <w:rPr/>
      </w:pPr>
      <w:r>
        <w:rPr/>
        <w:t xml:space="preserve">We selected the </w:t>
      </w:r>
      <w:r>
        <w:rPr/>
        <w:fldChar w:fldCharType="begin"/>
      </w:r>
      <w:r>
        <w:instrText> REF Ref_Xabs11 \h </w:instrText>
      </w:r>
      <w:r>
        <w:fldChar w:fldCharType="separate"/>
      </w:r>
      <w:r/>
      <w:r>
        <w:fldChar w:fldCharType="end"/>
      </w:r>
      <w:r>
        <w:rPr/>
        <w:fldChar w:fldCharType="begin"/>
      </w:r>
      <w:r>
        <w:instrText> REF Ref_Xabs11 \h </w:instrText>
      </w:r>
      <w:r>
        <w:fldChar w:fldCharType="separate"/>
      </w:r>
      <w:r/>
      <w:r>
        <w:fldChar w:fldCharType="end"/>
      </w:r>
      <w:r>
        <w:rPr/>
        <w:t>State of Victoria in south-east Australia as a study area as its diversity across its area of 227,819 square kilometres (Australian Bureau of Statistics</w:t>
      </w:r>
      <w:r>
        <w:rPr/>
        <w:fldChar w:fldCharType="begin"/>
      </w:r>
      <w:r>
        <w:instrText> REF Ref_Xabs11 \h </w:instrText>
      </w:r>
      <w:r>
        <w:fldChar w:fldCharType="separate"/>
      </w:r>
      <w:r/>
      <w:r>
        <w:fldChar w:fldCharType="end"/>
      </w:r>
      <w:r>
        <w:rPr/>
        <w:t>, 2011</w:t>
      </w:r>
      <w:r>
        <w:rPr/>
        <w:fldChar w:fldCharType="begin"/>
      </w:r>
      <w:r>
        <w:instrText> REF Ref_Xabs11 \h </w:instrText>
      </w:r>
      <w:r>
        <w:fldChar w:fldCharType="separate"/>
      </w:r>
      <w:r/>
      <w:r>
        <w:fldChar w:fldCharType="end"/>
      </w:r>
      <w:r>
        <w:rPr/>
        <w:t>) provides a good platform to illustrate the framework. Our study combines all sealed roads within the state (approx. 150,000 kilometres) and predicts collision risk across six motorway class types. To organise our spatial data, we overlaid a spatial grid of one square kilometre resolution on the study area. To produce modelling units for the collision model, we further segmentmented the roads by intersecting all roads and the spatial grid. The open-source software package ’R’ (R Development Core Team</w:t>
      </w:r>
      <w:r>
        <w:rPr/>
        <w:fldChar w:fldCharType="begin"/>
      </w:r>
      <w:r>
        <w:instrText> REF Ref_Xrdct04 \h </w:instrText>
      </w:r>
      <w:r>
        <w:fldChar w:fldCharType="separate"/>
      </w:r>
      <w:r/>
      <w:r>
        <w:fldChar w:fldCharType="end"/>
      </w:r>
      <w:r>
        <w:rPr/>
        <w:t>, 2004</w:t>
      </w:r>
      <w:r>
        <w:rPr/>
        <w:fldChar w:fldCharType="begin"/>
      </w:r>
      <w:r>
        <w:instrText> REF Ref_Xrdct04 \h </w:instrText>
      </w:r>
      <w:r>
        <w:fldChar w:fldCharType="separate"/>
      </w:r>
      <w:r/>
      <w:r>
        <w:fldChar w:fldCharType="end"/>
      </w:r>
      <w:r>
        <w:rPr/>
        <w:t xml:space="preserve">) was used to perform all spatial and statistical analyses. </w:t>
      </w:r>
    </w:p>
    <w:p>
      <w:pPr>
        <w:pStyle w:val="Firstlineindent"/>
        <w:spacing w:lineRule="auto" w:line="360"/>
        <w:rPr/>
      </w:pPr>
      <w:r>
        <w:rPr/>
        <w:t>We used the native species Eastern Grey Kangaroo (</w:t>
      </w:r>
      <w:r>
        <w:rPr>
          <w:rStyle w:val="Emphasis"/>
        </w:rPr>
        <w:t>Macropus giganteus</w:t>
      </w:r>
      <w:r>
        <w:rPr/>
        <w:t>, Shaw, hereafter referred to as “grey kangaroo”) as the case study species. In Victoria, the grey kangaroo is the most abundant of the macropod family and frequently involved in wildlife-vehicle collisions. Between 2005 and 2013, over 600 incidents were reported to the Victorian Police and documented in the VicRoads crashstats database (VicRoads</w:t>
      </w:r>
      <w:r>
        <w:rPr/>
        <w:fldChar w:fldCharType="begin"/>
      </w:r>
      <w:r>
        <w:instrText> REF Ref_Xvicr09 \h </w:instrText>
      </w:r>
      <w:r>
        <w:fldChar w:fldCharType="separate"/>
      </w:r>
      <w:r/>
      <w:r>
        <w:fldChar w:fldCharType="end"/>
      </w:r>
      <w:r>
        <w:rPr/>
        <w:t>, 2009</w:t>
      </w:r>
      <w:r>
        <w:rPr/>
        <w:fldChar w:fldCharType="begin"/>
      </w:r>
      <w:r>
        <w:instrText> REF Ref_Xvicr09 \h </w:instrText>
      </w:r>
      <w:r>
        <w:fldChar w:fldCharType="separate"/>
      </w:r>
      <w:r/>
      <w:r>
        <w:fldChar w:fldCharType="end"/>
      </w:r>
      <w:r>
        <w:rPr/>
        <w:t>). Actual incident rates, however, are much higher as the largest Victorian wildlife organization, Wildlife Victoria, received over 5000 reports of grey kangaroo-vehicle collisions over the same period (Wildlife Victoria</w:t>
      </w:r>
      <w:r>
        <w:rPr/>
        <w:fldChar w:fldCharType="begin"/>
      </w:r>
      <w:r>
        <w:instrText> REF Ref_Xwv14 \h </w:instrText>
      </w:r>
      <w:r>
        <w:fldChar w:fldCharType="separate"/>
      </w:r>
      <w:r/>
      <w:r>
        <w:fldChar w:fldCharType="end"/>
      </w:r>
      <w:r>
        <w:rPr/>
        <w:t>, 2014</w:t>
      </w:r>
      <w:r>
        <w:rPr/>
        <w:fldChar w:fldCharType="begin"/>
      </w:r>
      <w:r>
        <w:instrText> REF Ref_Xwv14 \h </w:instrText>
      </w:r>
      <w:r>
        <w:fldChar w:fldCharType="separate"/>
      </w:r>
      <w:r/>
      <w:r>
        <w:fldChar w:fldCharType="end"/>
      </w:r>
      <w:r>
        <w:rPr/>
        <w:t>). Grey kangaroos are the second largest native terrestrial mammal in Australia and share many similar characteristics and management issues with ungulates found in North America and Europe (Croft</w:t>
      </w:r>
      <w:r>
        <w:rPr/>
        <w:fldChar w:fldCharType="begin"/>
      </w:r>
      <w:r>
        <w:instrText> REF Ref_Xcrof04 \h </w:instrText>
      </w:r>
      <w:r>
        <w:fldChar w:fldCharType="separate"/>
      </w:r>
      <w:r/>
      <w:r>
        <w:fldChar w:fldCharType="end"/>
      </w:r>
      <w:r>
        <w:rPr/>
        <w:t>, 2004</w:t>
      </w:r>
      <w:r>
        <w:rPr/>
        <w:fldChar w:fldCharType="begin"/>
      </w:r>
      <w:r>
        <w:instrText> REF Ref_Xcrof04 \h </w:instrText>
      </w:r>
      <w:r>
        <w:fldChar w:fldCharType="separate"/>
      </w:r>
      <w:r/>
      <w:r>
        <w:fldChar w:fldCharType="end"/>
      </w:r>
      <w:r>
        <w:rPr/>
        <w:t>; Coulson &amp; Eldridge</w:t>
      </w:r>
      <w:r>
        <w:rPr/>
        <w:fldChar w:fldCharType="begin"/>
      </w:r>
      <w:r>
        <w:instrText> REF Ref_Xcoul10 \h </w:instrText>
      </w:r>
      <w:r>
        <w:fldChar w:fldCharType="separate"/>
      </w:r>
      <w:r/>
      <w:r>
        <w:fldChar w:fldCharType="end"/>
      </w:r>
      <w:r>
        <w:rPr/>
        <w:t>, 2010</w:t>
      </w:r>
      <w:r>
        <w:rPr/>
        <w:fldChar w:fldCharType="begin"/>
      </w:r>
      <w:r>
        <w:instrText> REF Ref_Xcoul10 \h </w:instrText>
      </w:r>
      <w:r>
        <w:fldChar w:fldCharType="separate"/>
      </w:r>
      <w:r/>
      <w:r>
        <w:fldChar w:fldCharType="end"/>
      </w:r>
      <w:r>
        <w:rPr/>
        <w:t>). Moreover, there is a research gap involving collision modelling of single macropod species in Australia (Bond &amp; Jones</w:t>
      </w:r>
      <w:r>
        <w:rPr/>
        <w:fldChar w:fldCharType="begin"/>
      </w:r>
      <w:r>
        <w:instrText> REF Ref_Xbond14 \h </w:instrText>
      </w:r>
      <w:r>
        <w:fldChar w:fldCharType="separate"/>
      </w:r>
      <w:r/>
      <w:r>
        <w:fldChar w:fldCharType="end"/>
      </w:r>
      <w:r>
        <w:rPr/>
        <w:t>, 2014</w:t>
      </w:r>
      <w:r>
        <w:rPr/>
        <w:fldChar w:fldCharType="begin"/>
      </w:r>
      <w:r>
        <w:instrText> REF Ref_Xbond14 \h </w:instrText>
      </w:r>
      <w:r>
        <w:fldChar w:fldCharType="separate"/>
      </w:r>
      <w:r/>
      <w:r>
        <w:fldChar w:fldCharType="end"/>
      </w:r>
      <w:r>
        <w:rPr/>
        <w:t xml:space="preserve">). </w:t>
      </w:r>
    </w:p>
    <w:p>
      <w:pPr>
        <w:pStyle w:val="Heading31"/>
        <w:numPr>
          <w:ilvl w:val="2"/>
          <w:numId w:val="1"/>
        </w:numPr>
        <w:spacing w:lineRule="auto" w:line="360"/>
        <w:outlineLvl w:val="2"/>
        <w:rPr/>
      </w:pPr>
      <w:r>
        <w:rPr/>
        <w:t>SPECIES OCCURRENCE SUB-MODEL</w:t>
      </w:r>
    </w:p>
    <w:p>
      <w:pPr>
        <w:pStyle w:val="Textbody1"/>
        <w:spacing w:lineRule="auto" w:line="360"/>
        <w:jc w:val="left"/>
        <w:rPr/>
      </w:pPr>
      <w:r>
        <w:rPr/>
        <w:t>We downloaded survey records of grey kangaroos from the Victorian Biodiversity Atlas (VBA) occurring in the period 2000-2014, and spatial accuracy within 1000 metres</w:t>
      </w:r>
      <w:ins w:id="1" w:author="Casey Visintin" w:date="2016-06-01T10:13:00Z">
        <w:r>
          <w:rPr/>
          <w:t xml:space="preserve"> ()</w:t>
        </w:r>
      </w:ins>
      <w:r>
        <w:rPr/>
        <w:t>. We derived background data by randomly sampling 10,000 points across the entire study area.</w:t>
      </w:r>
      <w:ins w:id="2" w:author="Casey Visintin" w:date="2016-05-31T09:41:00Z">
        <w:r>
          <w:rPr/>
          <w:t xml:space="preserve"> </w:t>
        </w:r>
      </w:ins>
      <w:r>
        <w:rPr/>
        <w:t xml:space="preserve">After sampling values from the covariate rasters and eliminating null values, the final dataset included 901 species presence and 9957 background observations. </w:t>
      </w:r>
    </w:p>
    <w:p>
      <w:pPr>
        <w:pStyle w:val="Firstlineindent"/>
        <w:spacing w:lineRule="auto" w:line="360"/>
        <w:rPr/>
      </w:pPr>
      <w:r>
        <w:rPr/>
        <w:t>To estimate occurrence of grey kangaroos, we used Boosted Regression Trees (BRT) (Friedman</w:t>
      </w:r>
      <w:r>
        <w:rPr/>
        <w:fldChar w:fldCharType="begin"/>
      </w:r>
      <w:r>
        <w:instrText> REF Ref_Xfrie02 \h </w:instrText>
      </w:r>
      <w:r>
        <w:fldChar w:fldCharType="separate"/>
      </w:r>
      <w:r/>
      <w:r>
        <w:fldChar w:fldCharType="end"/>
      </w:r>
      <w:r>
        <w:rPr/>
        <w:t>, 2002</w:t>
      </w:r>
      <w:r>
        <w:rPr/>
        <w:fldChar w:fldCharType="begin"/>
      </w:r>
      <w:r>
        <w:instrText> REF Ref_Xfrie02 \h </w:instrText>
      </w:r>
      <w:r>
        <w:fldChar w:fldCharType="separate"/>
      </w:r>
      <w:r/>
      <w:r>
        <w:fldChar w:fldCharType="end"/>
      </w:r>
      <w:r>
        <w:rPr/>
        <w:t>). BRT modelling offers advantages of handling different types of predictor variables, accommodating missing data and outliers, fitting complex nonlinear relationships, and incorporating interaction effects between predictors (Elith, Leathwick &amp; Hastie</w:t>
      </w:r>
      <w:r>
        <w:rPr/>
        <w:fldChar w:fldCharType="begin"/>
      </w:r>
      <w:r>
        <w:instrText> REF Ref_Xelit08 \h </w:instrText>
      </w:r>
      <w:r>
        <w:fldChar w:fldCharType="separate"/>
      </w:r>
      <w:r/>
      <w:r>
        <w:fldChar w:fldCharType="end"/>
      </w:r>
      <w:r>
        <w:rPr/>
        <w:t>, 2008</w:t>
      </w:r>
      <w:r>
        <w:rPr/>
        <w:fldChar w:fldCharType="begin"/>
      </w:r>
      <w:r>
        <w:instrText> REF Ref_Xelit08 \h </w:instrText>
      </w:r>
      <w:r>
        <w:fldChar w:fldCharType="separate"/>
      </w:r>
      <w:r/>
      <w:r>
        <w:fldChar w:fldCharType="end"/>
      </w:r>
      <w:r>
        <w:rPr/>
        <w:t>). We selected a tree complexity of five (limit on number of terminal nodes per tree used to include potential interactions) and a learning rate of .005 (contribution of each tree to the model). Classification methods have an established use in studies of species distributions (Walker</w:t>
      </w:r>
      <w:r>
        <w:rPr/>
        <w:fldChar w:fldCharType="begin"/>
      </w:r>
      <w:r>
        <w:instrText> REF Ref_Xwalk90 \h </w:instrText>
      </w:r>
      <w:r>
        <w:fldChar w:fldCharType="separate"/>
      </w:r>
      <w:r/>
      <w:r>
        <w:fldChar w:fldCharType="end"/>
      </w:r>
      <w:r>
        <w:rPr/>
        <w:t>, 1990</w:t>
      </w:r>
      <w:r>
        <w:rPr/>
        <w:fldChar w:fldCharType="begin"/>
      </w:r>
      <w:r>
        <w:instrText> REF Ref_Xwalk90 \h </w:instrText>
      </w:r>
      <w:r>
        <w:fldChar w:fldCharType="separate"/>
      </w:r>
      <w:r/>
      <w:r>
        <w:fldChar w:fldCharType="end"/>
      </w:r>
      <w:r>
        <w:rPr/>
        <w:t>; Skidmore, Gauld &amp; Walker</w:t>
      </w:r>
      <w:r>
        <w:rPr/>
        <w:fldChar w:fldCharType="begin"/>
      </w:r>
      <w:r>
        <w:instrText> REF Ref_Xskid96 \h </w:instrText>
      </w:r>
      <w:r>
        <w:fldChar w:fldCharType="separate"/>
      </w:r>
      <w:r/>
      <w:r>
        <w:fldChar w:fldCharType="end"/>
      </w:r>
      <w:r>
        <w:rPr/>
        <w:t>, 1996</w:t>
      </w:r>
      <w:r>
        <w:rPr/>
        <w:fldChar w:fldCharType="begin"/>
      </w:r>
      <w:r>
        <w:instrText> REF Ref_Xskid96 \h </w:instrText>
      </w:r>
      <w:r>
        <w:fldChar w:fldCharType="separate"/>
      </w:r>
      <w:r/>
      <w:r>
        <w:fldChar w:fldCharType="end"/>
      </w:r>
      <w:r>
        <w:rPr/>
        <w:t>), however, our framework is not limited to any particular modelling method. We selected seven predictors (Table 1</w:t>
      </w:r>
      <w:r>
        <w:rPr/>
        <w:fldChar w:fldCharType="begin"/>
      </w:r>
      <w:r>
        <w:instrText> REF Ref_x1-160011 \h </w:instrText>
      </w:r>
      <w:r>
        <w:fldChar w:fldCharType="separate"/>
      </w:r>
      <w:r/>
      <w:r>
        <w:fldChar w:fldCharType="end"/>
      </w:r>
      <w:r>
        <w:rPr/>
        <w:t>) based on the biology and behaviour of grey kangaroos. All of the species occurrence sub-model predictor variables were below a pairwise correlation threshold of 0.75 to reduce potential effects of multicollinearity. We predicted relative likelihood of grey kangaroo occurrence from the model fit at a one square kilometre resolution across Victoria (Figure 2</w:t>
      </w:r>
      <w:r>
        <w:rPr/>
        <w:fldChar w:fldCharType="begin"/>
      </w:r>
      <w:r>
        <w:instrText> REF Ref_x1-170022 \h </w:instrText>
      </w:r>
      <w:r>
        <w:fldChar w:fldCharType="separate"/>
      </w:r>
      <w:r/>
      <w:r>
        <w:fldChar w:fldCharType="end"/>
      </w:r>
      <w:r>
        <w:rPr/>
        <w:t xml:space="preserve">). </w:t>
      </w:r>
    </w:p>
    <w:p>
      <w:pPr>
        <w:pStyle w:val="Heading31"/>
        <w:numPr>
          <w:ilvl w:val="2"/>
          <w:numId w:val="1"/>
        </w:numPr>
        <w:spacing w:lineRule="auto" w:line="360"/>
        <w:outlineLvl w:val="2"/>
        <w:rPr/>
      </w:pPr>
      <w:r>
        <w:rPr/>
        <w:t>TRAFFIC VOLUME &amp; SPEED SUB-MODELS</w:t>
      </w:r>
    </w:p>
    <w:p>
      <w:pPr>
        <w:pStyle w:val="Textbody1"/>
        <w:spacing w:lineRule="auto" w:line="360"/>
        <w:jc w:val="left"/>
        <w:rPr/>
      </w:pPr>
      <w:r>
        <w:rPr/>
        <w:t>Average Annual Daily Traffic (AADT) represents the sum of traffic travelling in both directions which pass a roadside observation point during a full year divided by 365 days for a given road segment. AADT volume is usually only available for major road segments and we did not have data for most local, collector and sub-arterial roads under municipal district control. We predicted volume estimates for all road segments in the study area with Random Forest (RF) regression (Breiman, 2001). The dependent variable was 2013 AADT recorded by VicRoads on 3174 road segments. We included seven predictor variables (Table 1</w:t>
      </w:r>
      <w:r>
        <w:rPr/>
        <w:fldChar w:fldCharType="begin"/>
      </w:r>
      <w:r>
        <w:instrText> REF Ref_x1-160011 \h </w:instrText>
      </w:r>
      <w:r>
        <w:fldChar w:fldCharType="separate"/>
      </w:r>
      <w:r/>
      <w:r>
        <w:fldChar w:fldCharType="end"/>
      </w:r>
      <w:r>
        <w:rPr/>
        <w:t>) that related to processes in traditional four-step traffic demand modelling (trip generation, trip distribution, mode choice and route assignment). All of the traffic model predictor variables were below a pairwise correlation threshold of 0.7 to reduce potential effects of multicollinearity. The traffic volume sub-model used the log-link function on the dependent variable (Table 2</w:t>
      </w:r>
      <w:r>
        <w:rPr/>
        <w:fldChar w:fldCharType="begin"/>
      </w:r>
      <w:r>
        <w:instrText> REF Ref_x1-160022 \h </w:instrText>
      </w:r>
      <w:r>
        <w:fldChar w:fldCharType="separate"/>
      </w:r>
      <w:r/>
      <w:r>
        <w:fldChar w:fldCharType="end"/>
      </w:r>
      <w:r>
        <w:rPr/>
        <w:t>) due to the approximate log-normal distribution of AADT. We predicted AADT to all road segments using the model fit (Figure 3</w:t>
      </w:r>
      <w:r>
        <w:rPr/>
        <w:fldChar w:fldCharType="begin"/>
      </w:r>
      <w:r>
        <w:instrText> REF Ref_x1-170033 \h </w:instrText>
      </w:r>
      <w:r>
        <w:fldChar w:fldCharType="separate"/>
      </w:r>
      <w:r/>
      <w:r>
        <w:fldChar w:fldCharType="end"/>
      </w:r>
      <w:r>
        <w:rPr/>
        <w:t xml:space="preserve">). </w:t>
      </w:r>
    </w:p>
    <w:p>
      <w:pPr>
        <w:pStyle w:val="Firstlineindent"/>
        <w:spacing w:lineRule="auto" w:line="360"/>
        <w:rPr/>
      </w:pPr>
      <w:r>
        <w:rPr/>
        <w:t>Traffic speed was modelled and predicted using a similar methodology to the traffic volume model. As with the traffic volume data, we did not have access to municipal records, however, we required speed values for all road segments across Victoria. We obtained 2014 posted speed limit data for all major road segments (n=42,439) and used road density and road class predictors (Table 1</w:t>
      </w:r>
      <w:r>
        <w:rPr/>
        <w:fldChar w:fldCharType="begin"/>
      </w:r>
      <w:r>
        <w:instrText> REF Ref_x1-160011 \h </w:instrText>
      </w:r>
      <w:r>
        <w:fldChar w:fldCharType="separate"/>
      </w:r>
      <w:r/>
      <w:r>
        <w:fldChar w:fldCharType="end"/>
      </w:r>
      <w:r>
        <w:rPr/>
        <w:t>) in a linear regression model (Table 2</w:t>
      </w:r>
      <w:r>
        <w:rPr/>
        <w:fldChar w:fldCharType="begin"/>
      </w:r>
      <w:r>
        <w:instrText> REF Ref_x1-160022 \h </w:instrText>
      </w:r>
      <w:r>
        <w:fldChar w:fldCharType="separate"/>
      </w:r>
      <w:r/>
      <w:r>
        <w:fldChar w:fldCharType="end"/>
      </w:r>
      <w:r>
        <w:rPr/>
        <w:t>) to predict speed for all road segments (Figure 4</w:t>
      </w:r>
      <w:r>
        <w:rPr/>
        <w:fldChar w:fldCharType="begin"/>
      </w:r>
      <w:r>
        <w:instrText> REF Ref_x1-170044 \h </w:instrText>
      </w:r>
      <w:r>
        <w:fldChar w:fldCharType="separate"/>
      </w:r>
      <w:r/>
      <w:r>
        <w:fldChar w:fldCharType="end"/>
      </w:r>
      <w:r>
        <w:rPr/>
        <w:t xml:space="preserve">). </w:t>
      </w:r>
    </w:p>
    <w:p>
      <w:pPr>
        <w:pStyle w:val="Heading31"/>
        <w:numPr>
          <w:ilvl w:val="2"/>
          <w:numId w:val="1"/>
        </w:numPr>
        <w:spacing w:lineRule="auto" w:line="360"/>
        <w:outlineLvl w:val="2"/>
        <w:rPr/>
      </w:pPr>
      <w:r>
        <w:rPr/>
        <w:t>COLLISION MODELLING</w:t>
      </w:r>
    </w:p>
    <w:p>
      <w:pPr>
        <w:pStyle w:val="Textbody1"/>
        <w:spacing w:lineRule="auto" w:line="360"/>
        <w:jc w:val="left"/>
        <w:rPr/>
      </w:pPr>
      <w:r>
        <w:rPr/>
        <w:t>To produce a kangaroo-vehicle collision dataset, we obtained records from the Wildlife Victoria database for a three year period between 1 January, 2010 and 1 January, 2013. We first verified all automatically geocoded coordinates for accuracy using an online latitude/longitude mapping system (Schneider</w:t>
      </w:r>
      <w:r>
        <w:rPr/>
        <w:fldChar w:fldCharType="begin"/>
      </w:r>
      <w:r>
        <w:instrText> REF Ref_Xgpsv13 \h </w:instrText>
      </w:r>
      <w:r>
        <w:fldChar w:fldCharType="separate"/>
      </w:r>
      <w:r/>
      <w:r>
        <w:fldChar w:fldCharType="end"/>
      </w:r>
      <w:r>
        <w:rPr/>
        <w:t>, 2013</w:t>
      </w:r>
      <w:r>
        <w:rPr/>
        <w:fldChar w:fldCharType="begin"/>
      </w:r>
      <w:r>
        <w:instrText> REF Ref_Xgpsv13 \h </w:instrText>
      </w:r>
      <w:r>
        <w:fldChar w:fldCharType="separate"/>
      </w:r>
      <w:r/>
      <w:r>
        <w:fldChar w:fldCharType="end"/>
      </w:r>
      <w:r>
        <w:rPr/>
        <w:t xml:space="preserve">) and excluded all records with a geographical accuracy exceeding 300 metres. We selected road segments that were closest to the collision records in space and coded them with ones. To produce background points, we randomly selected road segments and coded them with zeros. We combined the collision and background segments to produce a final dataset of 591 collision and 924 background segments. Using the same methodology, we developed an additional dataset of road segments for a period of one year between 1 January, 2013 and 1 January, 2014 for model validation (604 collision and 992 background records). Each segment contained predicted values for both traffic speed and volume from the previously described sub-models. As species occurrence predictions were expressed acrosss a one square kilometre raster grid, we used the mid-point of each road segment for sampling the species occurrence sub-model predictions. </w:t>
      </w:r>
    </w:p>
    <w:p>
      <w:pPr>
        <w:pStyle w:val="Firstlineindent"/>
        <w:spacing w:lineRule="auto" w:line="360"/>
        <w:rPr/>
      </w:pPr>
      <w:r>
        <w:rPr/>
        <w:t>Our collision model fitted predicted values from the sub-models to collision or background occurrences at each road segment (Table 2</w:t>
      </w:r>
      <w:r>
        <w:rPr/>
        <w:fldChar w:fldCharType="begin"/>
      </w:r>
      <w:r>
        <w:instrText> REF Ref_x1-160022 \h </w:instrText>
      </w:r>
      <w:r>
        <w:fldChar w:fldCharType="separate"/>
      </w:r>
      <w:r/>
      <w:r>
        <w:fldChar w:fldCharType="end"/>
      </w:r>
      <w:r>
        <w:rPr/>
        <w:t>). We used the fitted collision model to predict relative probabilities of collision on all road segments in the study area and, by using symbol classification (color and line thickness) in Quantum GIS (QGIS Development Team</w:t>
      </w:r>
      <w:r>
        <w:rPr/>
        <w:fldChar w:fldCharType="begin"/>
      </w:r>
      <w:r>
        <w:instrText> REF Ref_Xqgis09 \h </w:instrText>
      </w:r>
      <w:r>
        <w:fldChar w:fldCharType="separate"/>
      </w:r>
      <w:r/>
      <w:r>
        <w:fldChar w:fldCharType="end"/>
      </w:r>
      <w:r>
        <w:rPr/>
        <w:t>, 2009</w:t>
      </w:r>
      <w:r>
        <w:rPr/>
        <w:fldChar w:fldCharType="begin"/>
      </w:r>
      <w:r>
        <w:instrText> REF Ref_Xqgis09 \h </w:instrText>
      </w:r>
      <w:r>
        <w:fldChar w:fldCharType="separate"/>
      </w:r>
      <w:r/>
      <w:r>
        <w:fldChar w:fldCharType="end"/>
      </w:r>
      <w:r>
        <w:rPr/>
        <w:t>), produced a map (Figure 5</w:t>
      </w:r>
      <w:r>
        <w:rPr/>
        <w:fldChar w:fldCharType="begin"/>
      </w:r>
      <w:r>
        <w:instrText> REF Ref_x1-170055 \h </w:instrText>
      </w:r>
      <w:r>
        <w:fldChar w:fldCharType="separate"/>
      </w:r>
      <w:r/>
      <w:r>
        <w:fldChar w:fldCharType="end"/>
      </w:r>
      <w:r>
        <w:rPr/>
        <w:t xml:space="preserve">). </w:t>
      </w:r>
    </w:p>
    <w:p>
      <w:pPr>
        <w:pStyle w:val="Firstlineindent"/>
        <w:spacing w:lineRule="auto" w:line="360"/>
        <w:rPr/>
      </w:pPr>
      <w:r>
        <w:rPr/>
        <w:t>To determine the effectiveness of partitioning the variables into logical sub-models, we also modelled collision risk with a combined set of all variables (Table 2</w:t>
      </w:r>
      <w:r>
        <w:rPr/>
        <w:fldChar w:fldCharType="begin"/>
      </w:r>
      <w:r>
        <w:instrText> REF Ref_x1-160022 \h </w:instrText>
      </w:r>
      <w:r>
        <w:fldChar w:fldCharType="separate"/>
      </w:r>
      <w:r/>
      <w:r>
        <w:fldChar w:fldCharType="end"/>
      </w:r>
      <w:r>
        <w:rPr/>
        <w:t>). That is, we analysed a logistic regression model that related collisions directly to the original variables used to model kangaroo occurrence, traffic volume and traffic speed. This emulated past work for purposes of comparison. We also compiled a list of variables used in 74 collision modelling papers and verified that nearly all of our predictors were used in at least five or more published studies. The remaining highly-used variables were either irrelevant to our scope or difficult to obtain.</w:t>
      </w:r>
      <w:r>
        <w:br w:type="page"/>
      </w:r>
    </w:p>
    <w:p>
      <w:pPr>
        <w:pStyle w:val="Heading21"/>
        <w:numPr>
          <w:ilvl w:val="1"/>
          <w:numId w:val="1"/>
        </w:numPr>
        <w:spacing w:lineRule="auto" w:line="360"/>
        <w:outlineLvl w:val="1"/>
        <w:rPr/>
      </w:pPr>
      <w:r>
        <w:rPr/>
        <w:t>Results</w:t>
      </w:r>
    </w:p>
    <w:p>
      <w:pPr>
        <w:pStyle w:val="Textbody1"/>
        <w:spacing w:lineRule="auto" w:line="360"/>
        <w:jc w:val="left"/>
        <w:rPr/>
      </w:pPr>
      <w:r>
        <w:rPr/>
        <w:t>The species occurrence model predicted the relative likelihood of kangaroo presence to vary (.002 to .986) across the study area using 5400 regression trees. The deviance explained by the model was approximately 30.4% (null deviance = 0.572, estimated cross-validation (CV) deviance = 0.398 +/-0.008, CV AUC = 0.878 +/-0.006; see table 2</w:t>
      </w:r>
      <w:r>
        <w:rPr/>
        <w:fldChar w:fldCharType="begin"/>
      </w:r>
      <w:r>
        <w:instrText> REF Ref_x1-160022 \h </w:instrText>
      </w:r>
      <w:r>
        <w:fldChar w:fldCharType="separate"/>
      </w:r>
      <w:r/>
      <w:r>
        <w:fldChar w:fldCharType="end"/>
      </w:r>
      <w:r>
        <w:rPr/>
        <w:t>). The three most influential variables were artificial light (19.6% contribution to model), elevation (18.4%), and precipitation of the driest month (14.8%). Partial dependence plots demonstrated plausible relationships between the predictors and grey kangaroo presence (see Figure S1</w:t>
      </w:r>
      <w:r>
        <w:rPr/>
        <w:fldChar w:fldCharType="begin"/>
      </w:r>
      <w:r>
        <w:instrText> REF Ref_x1-180017 \h </w:instrText>
      </w:r>
      <w:r>
        <w:fldChar w:fldCharType="separate"/>
      </w:r>
      <w:r/>
      <w:r>
        <w:fldChar w:fldCharType="end"/>
      </w:r>
      <w:r>
        <w:rPr/>
        <w:t xml:space="preserve"> in Supporting Information). We extended our model predictions to continental Australia (including areas well beyond Victoria) which aligned well with known grey kangaroo range (see Figure S2</w:t>
      </w:r>
      <w:r>
        <w:rPr/>
        <w:fldChar w:fldCharType="begin"/>
      </w:r>
      <w:r>
        <w:instrText> REF Ref_x1-180028 \h </w:instrText>
      </w:r>
      <w:r>
        <w:fldChar w:fldCharType="separate"/>
      </w:r>
      <w:r/>
      <w:r>
        <w:fldChar w:fldCharType="end"/>
      </w:r>
      <w:r>
        <w:rPr/>
        <w:t xml:space="preserve">). Approximately fifty percent of the grey kangaroo collision records were within areas where the predicted probability of grey kangaroo occurrence was above 0.2. Collision records in areas of lower predicted occurrence areas may be due to misclassification errors (i.e. mis-identification of the species of kangaroo), reporting bias/spatial error in the collision data, or sampling bias in the data used to train the kangaroo occurrence model. </w:t>
      </w:r>
    </w:p>
    <w:p>
      <w:pPr>
        <w:pStyle w:val="Firstlineindent"/>
        <w:spacing w:lineRule="auto" w:line="360"/>
        <w:rPr/>
      </w:pPr>
      <w:r>
        <w:rPr/>
        <w:t>The traffic model volume explained 54.4% of the variation in the AADT data and the traffic speed model explained 58.7% of the variation in the posted speed limit data (Table 2</w:t>
      </w:r>
      <w:r>
        <w:rPr/>
        <w:fldChar w:fldCharType="begin"/>
      </w:r>
      <w:r>
        <w:instrText> REF Ref_x1-160022 \h </w:instrText>
      </w:r>
      <w:r>
        <w:fldChar w:fldCharType="separate"/>
      </w:r>
      <w:r/>
      <w:r>
        <w:fldChar w:fldCharType="end"/>
      </w:r>
      <w:r>
        <w:rPr/>
        <w:t xml:space="preserve">).  Each model used the default value of 500 trees to fit the data.  All predictor variables used in the traffic models demonstrated plausible relationships to both AADT and speed (see Figure S3); traffic volume decreased with distance to activity centres and major thoroughfares and increased with affluence. Signs of the coefficients, indicating direction of relationships between the dependent variable and predictors, were as expected. The most influential variable for traffic volume was road class (33.8% relative contribution to reduction of variance), followed by distance to urban development (19.7%) and distance to freeways and highways (16.4%). Both traffic speed variables were significant. </w:t>
      </w:r>
    </w:p>
    <w:p>
      <w:pPr>
        <w:pStyle w:val="Firstlineindent"/>
        <w:spacing w:lineRule="auto" w:line="360"/>
        <w:rPr/>
      </w:pPr>
      <w:r>
        <w:rPr/>
        <w:t>The collision model explained 23.7% of the deviance (Table 2</w:t>
      </w:r>
      <w:r>
        <w:rPr/>
        <w:fldChar w:fldCharType="begin"/>
      </w:r>
      <w:r>
        <w:instrText> REF Ref_x1-160022 \h </w:instrText>
      </w:r>
      <w:r>
        <w:fldChar w:fldCharType="separate"/>
      </w:r>
      <w:r/>
      <w:r>
        <w:fldChar w:fldCharType="end"/>
      </w:r>
      <w:r>
        <w:rPr/>
        <w:t>). Using the independent dataset to verify the predictive accuracy of the model resulted in an ROC score of 0.81.  All three variables were highly significant (p &lt; 2e</w:t>
      </w:r>
      <w:r>
        <w:rPr>
          <w:vertAlign w:val="superscript"/>
        </w:rPr>
        <w:t>-16</w:t>
      </w:r>
      <w:r>
        <w:rPr/>
        <w:t>) with traffic speed and grey kangaroo occurrence contributing the most to overall reduction in deviance; 57.5% and 42.5%, respectively.  The Akaike Information Criterion (AIC) score – measuring the quality of the model given the data and the parameters - was 6579.  All predictor variables demonstrated logical relationships to collision likelihood in the partial dependency plots (Figure 6</w:t>
      </w:r>
      <w:r>
        <w:rPr/>
        <w:fldChar w:fldCharType="begin"/>
      </w:r>
      <w:r>
        <w:instrText> REF Ref_x1-170066 \h </w:instrText>
      </w:r>
      <w:r>
        <w:fldChar w:fldCharType="separate"/>
      </w:r>
      <w:r/>
      <w:r>
        <w:fldChar w:fldCharType="end"/>
      </w:r>
      <w:r>
        <w:rPr/>
        <w:t>). The steep ascent and gradual levelling off of collision risk to increasing traffic volume suggests a threshold of around 5000 vehicles day</w:t>
      </w:r>
      <w:r>
        <w:rPr>
          <w:vertAlign w:val="superscript"/>
        </w:rPr>
        <w:t>-1</w:t>
      </w:r>
      <w:r>
        <w:rPr/>
        <w:t>. In very high traffic volume areas, roads may deter animal movement thereby lessening potential collisions (Seiler</w:t>
      </w:r>
      <w:r>
        <w:rPr/>
        <w:fldChar w:fldCharType="begin"/>
      </w:r>
      <w:r>
        <w:instrText> REF Ref_Xseil05 \h </w:instrText>
      </w:r>
      <w:r>
        <w:fldChar w:fldCharType="separate"/>
      </w:r>
      <w:r/>
      <w:r>
        <w:fldChar w:fldCharType="end"/>
      </w:r>
      <w:r>
        <w:rPr/>
        <w:t>, 2005</w:t>
      </w:r>
      <w:r>
        <w:rPr/>
        <w:fldChar w:fldCharType="begin"/>
      </w:r>
      <w:r>
        <w:instrText> REF Ref_Xseil05 \h </w:instrText>
      </w:r>
      <w:r>
        <w:fldChar w:fldCharType="separate"/>
      </w:r>
      <w:r/>
      <w:r>
        <w:fldChar w:fldCharType="end"/>
      </w:r>
      <w:r>
        <w:rPr/>
        <w:t>; Seiler &amp; Helldin</w:t>
      </w:r>
      <w:r>
        <w:rPr/>
        <w:fldChar w:fldCharType="begin"/>
      </w:r>
      <w:r>
        <w:instrText> REF Ref_Xseil06 \h </w:instrText>
      </w:r>
      <w:r>
        <w:fldChar w:fldCharType="separate"/>
      </w:r>
      <w:r/>
      <w:r>
        <w:fldChar w:fldCharType="end"/>
      </w:r>
      <w:r>
        <w:rPr/>
        <w:t>, 2006</w:t>
      </w:r>
      <w:r>
        <w:rPr/>
        <w:fldChar w:fldCharType="begin"/>
      </w:r>
      <w:r>
        <w:instrText> REF Ref_Xseil06 \h </w:instrText>
      </w:r>
      <w:r>
        <w:fldChar w:fldCharType="separate"/>
      </w:r>
      <w:r/>
      <w:r>
        <w:fldChar w:fldCharType="end"/>
      </w:r>
      <w:r>
        <w:rPr/>
        <w:t>; Gagnon et al.</w:t>
      </w:r>
      <w:r>
        <w:rPr/>
        <w:fldChar w:fldCharType="begin"/>
      </w:r>
      <w:r>
        <w:instrText> REF Ref_Xgagn07 \h </w:instrText>
      </w:r>
      <w:r>
        <w:fldChar w:fldCharType="separate"/>
      </w:r>
      <w:r/>
      <w:r>
        <w:fldChar w:fldCharType="end"/>
      </w:r>
      <w:r>
        <w:rPr/>
        <w:t>, 2007</w:t>
      </w:r>
      <w:r>
        <w:rPr/>
        <w:fldChar w:fldCharType="begin"/>
      </w:r>
      <w:r>
        <w:instrText> REF Ref_Xgagn07 \h </w:instrText>
      </w:r>
      <w:r>
        <w:fldChar w:fldCharType="separate"/>
      </w:r>
      <w:r/>
      <w:r>
        <w:fldChar w:fldCharType="end"/>
      </w:r>
      <w:r>
        <w:rPr/>
        <w:t xml:space="preserve">). </w:t>
      </w:r>
    </w:p>
    <w:p>
      <w:pPr>
        <w:pStyle w:val="Firstlineindent"/>
        <w:spacing w:lineRule="auto" w:line="360"/>
        <w:rPr/>
      </w:pPr>
      <w:r>
        <w:rPr/>
        <w:t>Our alternative collision model (all sub-model predictor variables combined in a single model) explained 27.2% of the deviance; less than 4% more than the four-model framework.  The model AIC was 6496.2. The most influential variables were road class (46.5% relative contribution to reduction of deviance), distance to urban landuse (19%), elevation (15.8%) and population density (8.4%). We used the same independent dataset to verify the predictive accuracy of the model, resulting in an ROC score of 0.84.</w:t>
      </w:r>
      <w:r>
        <w:br w:type="page"/>
      </w:r>
    </w:p>
    <w:p>
      <w:pPr>
        <w:pStyle w:val="Heading21"/>
        <w:numPr>
          <w:ilvl w:val="1"/>
          <w:numId w:val="1"/>
        </w:numPr>
        <w:spacing w:lineRule="auto" w:line="360"/>
        <w:outlineLvl w:val="1"/>
        <w:rPr/>
      </w:pPr>
      <w:r>
        <w:rPr/>
        <w:t>Discussion</w:t>
      </w:r>
    </w:p>
    <w:p>
      <w:pPr>
        <w:pStyle w:val="Textbody1"/>
        <w:spacing w:lineRule="auto" w:line="360"/>
        <w:jc w:val="left"/>
        <w:rPr/>
      </w:pPr>
      <w:r>
        <w:rPr/>
        <w:t>This research introduces a new conceptual framework for predicting risk of wildlife-vehicle collisions. It is distinct from other collision models in its treatment of the analytical modelling framework. Where other research has related multiple environmental and anthropogenic variables to collision occurrence in a single statistical model (e.g. Lee et al.</w:t>
      </w:r>
      <w:r>
        <w:rPr/>
        <w:fldChar w:fldCharType="begin"/>
      </w:r>
      <w:r>
        <w:instrText> REF Ref_Xlee04 \h </w:instrText>
      </w:r>
      <w:r>
        <w:fldChar w:fldCharType="separate"/>
      </w:r>
      <w:r/>
      <w:r>
        <w:fldChar w:fldCharType="end"/>
      </w:r>
      <w:r>
        <w:rPr/>
        <w:t xml:space="preserve"> (2004</w:t>
      </w:r>
      <w:r>
        <w:rPr/>
        <w:fldChar w:fldCharType="begin"/>
      </w:r>
      <w:r>
        <w:instrText> REF Ref_Xlee04 \h </w:instrText>
      </w:r>
      <w:r>
        <w:fldChar w:fldCharType="separate"/>
      </w:r>
      <w:r/>
      <w:r>
        <w:fldChar w:fldCharType="end"/>
      </w:r>
      <w:r>
        <w:rPr/>
        <w:t>); Ramp et al.</w:t>
      </w:r>
      <w:r>
        <w:rPr/>
        <w:fldChar w:fldCharType="begin"/>
      </w:r>
      <w:r>
        <w:instrText> REF Ref_Xramp05 \h </w:instrText>
      </w:r>
      <w:r>
        <w:fldChar w:fldCharType="separate"/>
      </w:r>
      <w:r/>
      <w:r>
        <w:fldChar w:fldCharType="end"/>
      </w:r>
      <w:r>
        <w:rPr/>
        <w:t xml:space="preserve"> (2005</w:t>
      </w:r>
      <w:r>
        <w:rPr/>
        <w:fldChar w:fldCharType="begin"/>
      </w:r>
      <w:r>
        <w:instrText> REF Ref_Xramp05 \h </w:instrText>
      </w:r>
      <w:r>
        <w:fldChar w:fldCharType="separate"/>
      </w:r>
      <w:r/>
      <w:r>
        <w:fldChar w:fldCharType="end"/>
      </w:r>
      <w:r>
        <w:rPr/>
        <w:t>); Klöcker, Croft &amp; Ramp</w:t>
      </w:r>
      <w:r>
        <w:rPr/>
        <w:fldChar w:fldCharType="begin"/>
      </w:r>
      <w:r>
        <w:instrText> REF Ref_Xkloc06 \h </w:instrText>
      </w:r>
      <w:r>
        <w:fldChar w:fldCharType="separate"/>
      </w:r>
      <w:r/>
      <w:r>
        <w:fldChar w:fldCharType="end"/>
      </w:r>
      <w:r>
        <w:rPr/>
        <w:t xml:space="preserve"> (2006</w:t>
      </w:r>
      <w:r>
        <w:rPr/>
        <w:fldChar w:fldCharType="begin"/>
      </w:r>
      <w:r>
        <w:instrText> REF Ref_Xkloc06 \h </w:instrText>
      </w:r>
      <w:r>
        <w:fldChar w:fldCharType="separate"/>
      </w:r>
      <w:r/>
      <w:r>
        <w:fldChar w:fldCharType="end"/>
      </w:r>
      <w:r>
        <w:rPr/>
        <w:t>); Litvaitis &amp; Tash</w:t>
      </w:r>
      <w:r>
        <w:rPr/>
        <w:fldChar w:fldCharType="begin"/>
      </w:r>
      <w:r>
        <w:instrText> REF Ref_Xlitv08 \h </w:instrText>
      </w:r>
      <w:r>
        <w:fldChar w:fldCharType="separate"/>
      </w:r>
      <w:r/>
      <w:r>
        <w:fldChar w:fldCharType="end"/>
      </w:r>
      <w:r>
        <w:rPr/>
        <w:t xml:space="preserve"> (2008</w:t>
      </w:r>
      <w:r>
        <w:rPr/>
        <w:fldChar w:fldCharType="begin"/>
      </w:r>
      <w:r>
        <w:instrText> REF Ref_Xlitv08 \h </w:instrText>
      </w:r>
      <w:r>
        <w:fldChar w:fldCharType="separate"/>
      </w:r>
      <w:r/>
      <w:r>
        <w:fldChar w:fldCharType="end"/>
      </w:r>
      <w:r>
        <w:rPr/>
        <w:t>); Gunson et al.</w:t>
      </w:r>
      <w:r>
        <w:rPr/>
        <w:fldChar w:fldCharType="begin"/>
      </w:r>
      <w:r>
        <w:instrText> REF Ref_Xguns09 \h </w:instrText>
      </w:r>
      <w:r>
        <w:fldChar w:fldCharType="separate"/>
      </w:r>
      <w:r/>
      <w:r>
        <w:fldChar w:fldCharType="end"/>
      </w:r>
      <w:r>
        <w:rPr/>
        <w:t xml:space="preserve"> (2009</w:t>
      </w:r>
      <w:r>
        <w:rPr/>
        <w:fldChar w:fldCharType="begin"/>
      </w:r>
      <w:r>
        <w:instrText> REF Ref_Xguns09 \h </w:instrText>
      </w:r>
      <w:r>
        <w:fldChar w:fldCharType="separate"/>
      </w:r>
      <w:r/>
      <w:r>
        <w:fldChar w:fldCharType="end"/>
      </w:r>
      <w:r>
        <w:rPr/>
        <w:t>); Roger &amp; Ramp</w:t>
      </w:r>
      <w:r>
        <w:rPr/>
        <w:fldChar w:fldCharType="begin"/>
      </w:r>
      <w:r>
        <w:instrText> REF Ref_Xroge09 \h </w:instrText>
      </w:r>
      <w:r>
        <w:fldChar w:fldCharType="separate"/>
      </w:r>
      <w:r/>
      <w:r>
        <w:fldChar w:fldCharType="end"/>
      </w:r>
      <w:r>
        <w:rPr/>
        <w:t xml:space="preserve"> (2009</w:t>
      </w:r>
      <w:r>
        <w:rPr/>
        <w:fldChar w:fldCharType="begin"/>
      </w:r>
      <w:r>
        <w:instrText> REF Ref_Xroge09 \h </w:instrText>
      </w:r>
      <w:r>
        <w:fldChar w:fldCharType="separate"/>
      </w:r>
      <w:r/>
      <w:r>
        <w:fldChar w:fldCharType="end"/>
      </w:r>
      <w:r>
        <w:rPr/>
        <w:t>)) and predicted risk from model fits (e.g. Malo, Suárez &amp; Díez</w:t>
      </w:r>
      <w:r>
        <w:rPr/>
        <w:fldChar w:fldCharType="begin"/>
      </w:r>
      <w:r>
        <w:instrText> REF Ref_Xmalo04 \h </w:instrText>
      </w:r>
      <w:r>
        <w:fldChar w:fldCharType="separate"/>
      </w:r>
      <w:r/>
      <w:r>
        <w:fldChar w:fldCharType="end"/>
      </w:r>
      <w:r>
        <w:rPr/>
        <w:t xml:space="preserve"> (2004</w:t>
      </w:r>
      <w:r>
        <w:rPr/>
        <w:fldChar w:fldCharType="begin"/>
      </w:r>
      <w:r>
        <w:instrText> REF Ref_Xmalo04 \h </w:instrText>
      </w:r>
      <w:r>
        <w:fldChar w:fldCharType="separate"/>
      </w:r>
      <w:r/>
      <w:r>
        <w:fldChar w:fldCharType="end"/>
      </w:r>
      <w:r>
        <w:rPr/>
        <w:t>); Sudharsan, Riley &amp; Campa Iii</w:t>
      </w:r>
      <w:r>
        <w:rPr/>
        <w:fldChar w:fldCharType="begin"/>
      </w:r>
      <w:r>
        <w:instrText> REF Ref_Xsudh09 \h </w:instrText>
      </w:r>
      <w:r>
        <w:fldChar w:fldCharType="separate"/>
      </w:r>
      <w:r/>
      <w:r>
        <w:fldChar w:fldCharType="end"/>
      </w:r>
      <w:r>
        <w:rPr/>
        <w:t xml:space="preserve"> (2009</w:t>
      </w:r>
      <w:r>
        <w:rPr/>
        <w:fldChar w:fldCharType="begin"/>
      </w:r>
      <w:r>
        <w:instrText> REF Ref_Xsudh09 \h </w:instrText>
      </w:r>
      <w:r>
        <w:fldChar w:fldCharType="separate"/>
      </w:r>
      <w:r/>
      <w:r>
        <w:fldChar w:fldCharType="end"/>
      </w:r>
      <w:r>
        <w:rPr/>
        <w:t>); Gunson, Mountrakis &amp; Quackenbush</w:t>
      </w:r>
      <w:r>
        <w:rPr/>
        <w:fldChar w:fldCharType="begin"/>
      </w:r>
      <w:r>
        <w:instrText> REF Ref_Xguns11 \h </w:instrText>
      </w:r>
      <w:r>
        <w:fldChar w:fldCharType="separate"/>
      </w:r>
      <w:r/>
      <w:r>
        <w:fldChar w:fldCharType="end"/>
      </w:r>
      <w:r>
        <w:rPr/>
        <w:t xml:space="preserve"> (2011</w:t>
      </w:r>
      <w:r>
        <w:rPr/>
        <w:fldChar w:fldCharType="begin"/>
      </w:r>
      <w:r>
        <w:instrText> REF Ref_Xguns11 \h </w:instrText>
      </w:r>
      <w:r>
        <w:fldChar w:fldCharType="separate"/>
      </w:r>
      <w:r/>
      <w:r>
        <w:fldChar w:fldCharType="end"/>
      </w:r>
      <w:r>
        <w:rPr/>
        <w:t>)), we separate and develop the predictors in sub-models that would most suitably inform management. Each sub-model may be independently scrutinized for bias, uncertainty, and spatial autocorrelation and tuned accordingly. In this case study, our approach identifies relationships between, and effects of, species presence and traffic volume/speed on collision risk to grey kangaroos. In a similar manner, Bauduin et al.</w:t>
      </w:r>
      <w:r>
        <w:rPr/>
        <w:fldChar w:fldCharType="begin"/>
      </w:r>
      <w:r>
        <w:instrText> REF Ref_Xbaud13 \h </w:instrText>
      </w:r>
      <w:r>
        <w:fldChar w:fldCharType="separate"/>
      </w:r>
      <w:r/>
      <w:r>
        <w:fldChar w:fldCharType="end"/>
      </w:r>
      <w:r>
        <w:rPr/>
        <w:t xml:space="preserve"> (2013</w:t>
      </w:r>
      <w:r>
        <w:rPr/>
        <w:fldChar w:fldCharType="begin"/>
      </w:r>
      <w:r>
        <w:instrText> REF Ref_Xbaud13 \h </w:instrText>
      </w:r>
      <w:r>
        <w:fldChar w:fldCharType="separate"/>
      </w:r>
      <w:r/>
      <w:r>
        <w:fldChar w:fldCharType="end"/>
      </w:r>
      <w:r>
        <w:rPr/>
        <w:t>) developed an index of co-occurrence to assess collision risk between manatees and recreational watercraft, however, the management implications were not extensively discussed. Particular to our study, road managers and environmental managers may be interested in whether to reduce collisions by focusing on the road environment (e.g. Clevenger &amp; Wierzchowski</w:t>
      </w:r>
      <w:r>
        <w:rPr/>
        <w:fldChar w:fldCharType="begin"/>
      </w:r>
      <w:r>
        <w:instrText> REF Ref_Xclev01 \h </w:instrText>
      </w:r>
      <w:r>
        <w:fldChar w:fldCharType="separate"/>
      </w:r>
      <w:r/>
      <w:r>
        <w:fldChar w:fldCharType="end"/>
      </w:r>
      <w:r>
        <w:rPr/>
        <w:t xml:space="preserve"> (2001</w:t>
      </w:r>
      <w:r>
        <w:rPr/>
        <w:fldChar w:fldCharType="begin"/>
      </w:r>
      <w:r>
        <w:instrText> REF Ref_Xclev01 \h </w:instrText>
      </w:r>
      <w:r>
        <w:fldChar w:fldCharType="separate"/>
      </w:r>
      <w:r/>
      <w:r>
        <w:fldChar w:fldCharType="end"/>
      </w:r>
      <w:r>
        <w:rPr/>
        <w:t>); Jaeger &amp; Fahrig</w:t>
      </w:r>
      <w:r>
        <w:rPr/>
        <w:fldChar w:fldCharType="begin"/>
      </w:r>
      <w:r>
        <w:instrText> REF Ref_Xjaeg04 \h </w:instrText>
      </w:r>
      <w:r>
        <w:fldChar w:fldCharType="separate"/>
      </w:r>
      <w:r/>
      <w:r>
        <w:fldChar w:fldCharType="end"/>
      </w:r>
      <w:r>
        <w:rPr/>
        <w:t xml:space="preserve"> (2004</w:t>
      </w:r>
      <w:r>
        <w:rPr/>
        <w:fldChar w:fldCharType="begin"/>
      </w:r>
      <w:r>
        <w:instrText> REF Ref_Xjaeg04 \h </w:instrText>
      </w:r>
      <w:r>
        <w:fldChar w:fldCharType="separate"/>
      </w:r>
      <w:r/>
      <w:r>
        <w:fldChar w:fldCharType="end"/>
      </w:r>
      <w:r>
        <w:rPr/>
        <w:t>); Bond &amp; Jones</w:t>
      </w:r>
      <w:r>
        <w:rPr/>
        <w:fldChar w:fldCharType="begin"/>
      </w:r>
      <w:r>
        <w:instrText> REF Ref_Xbond08 \h </w:instrText>
      </w:r>
      <w:r>
        <w:fldChar w:fldCharType="separate"/>
      </w:r>
      <w:r/>
      <w:r>
        <w:fldChar w:fldCharType="end"/>
      </w:r>
      <w:r>
        <w:rPr/>
        <w:t xml:space="preserve"> (2008</w:t>
      </w:r>
      <w:r>
        <w:rPr/>
        <w:fldChar w:fldCharType="begin"/>
      </w:r>
      <w:r>
        <w:instrText> REF Ref_Xbond08 \h </w:instrText>
      </w:r>
      <w:r>
        <w:fldChar w:fldCharType="separate"/>
      </w:r>
      <w:r/>
      <w:r>
        <w:fldChar w:fldCharType="end"/>
      </w:r>
      <w:r>
        <w:rPr/>
        <w:t>, 2013</w:t>
      </w:r>
      <w:r>
        <w:rPr/>
        <w:fldChar w:fldCharType="begin"/>
      </w:r>
      <w:r>
        <w:instrText> REF Ref_Xbond13 \h </w:instrText>
      </w:r>
      <w:r>
        <w:fldChar w:fldCharType="separate"/>
      </w:r>
      <w:r/>
      <w:r>
        <w:fldChar w:fldCharType="end"/>
      </w:r>
      <w:r>
        <w:rPr/>
        <w:t>)), traffic conditions, or species (e.g. Huijser &amp; McGowen</w:t>
      </w:r>
      <w:r>
        <w:rPr/>
        <w:fldChar w:fldCharType="begin"/>
      </w:r>
      <w:r>
        <w:instrText> REF Ref_Xhuij03 \h </w:instrText>
      </w:r>
      <w:r>
        <w:fldChar w:fldCharType="separate"/>
      </w:r>
      <w:r/>
      <w:r>
        <w:fldChar w:fldCharType="end"/>
      </w:r>
      <w:r>
        <w:rPr/>
        <w:t xml:space="preserve"> (2003</w:t>
      </w:r>
      <w:r>
        <w:rPr/>
        <w:fldChar w:fldCharType="begin"/>
      </w:r>
      <w:r>
        <w:instrText> REF Ref_Xhuij03 \h </w:instrText>
      </w:r>
      <w:r>
        <w:fldChar w:fldCharType="separate"/>
      </w:r>
      <w:r/>
      <w:r>
        <w:fldChar w:fldCharType="end"/>
      </w:r>
      <w:r>
        <w:rPr/>
        <w:t>); Huijser et al.</w:t>
      </w:r>
      <w:r>
        <w:rPr/>
        <w:fldChar w:fldCharType="begin"/>
      </w:r>
      <w:r>
        <w:instrText> REF Ref_Xhuij06 \h </w:instrText>
      </w:r>
      <w:r>
        <w:fldChar w:fldCharType="separate"/>
      </w:r>
      <w:r/>
      <w:r>
        <w:fldChar w:fldCharType="end"/>
      </w:r>
      <w:r>
        <w:rPr/>
        <w:t xml:space="preserve"> (2006</w:t>
      </w:r>
      <w:r>
        <w:rPr/>
        <w:fldChar w:fldCharType="begin"/>
      </w:r>
      <w:r>
        <w:instrText> REF Ref_Xhuij06 \h </w:instrText>
      </w:r>
      <w:r>
        <w:fldChar w:fldCharType="separate"/>
      </w:r>
      <w:r/>
      <w:r>
        <w:fldChar w:fldCharType="end"/>
      </w:r>
      <w:r>
        <w:rPr/>
        <w:t>)). Both the collision and alternative collision models had similar fits and made similar predictions. However, we argue that cause and effect is easier to interpret when using our proposed framework. For example, the variable of population density (human) is shown to contribute to collisions, however, it is unclear to what degree it is correlated with grey kangaroo occurrence, traffic conditions, or both, in the alternative collision model.</w:t>
      </w:r>
    </w:p>
    <w:p>
      <w:pPr>
        <w:pStyle w:val="Firstlineindent"/>
        <w:spacing w:lineRule="auto" w:line="360"/>
        <w:rPr/>
      </w:pPr>
      <w:r>
        <w:rPr/>
        <w:t>The models used in the study were all correlative and assumed static equilibrium in the environment. Temporal patterns of wildlife-vehicle collisions exist and would be useful to incorporate into the collision model, but the variable of time was not easily integrated into this study. The original collision dataset indicated that the lowest number of incidents occurred in summer (December-February) and the highest were reported in August. The times of highest density of reports were consistent with the crepuscular (active between dusk and dawn) nature of kangaroo movements (McCullough &amp; McCullough</w:t>
      </w:r>
      <w:r>
        <w:rPr/>
        <w:fldChar w:fldCharType="begin"/>
      </w:r>
      <w:r>
        <w:instrText> REF Ref_Xmccu00 \h </w:instrText>
      </w:r>
      <w:r>
        <w:fldChar w:fldCharType="separate"/>
      </w:r>
      <w:r/>
      <w:r>
        <w:fldChar w:fldCharType="end"/>
      </w:r>
      <w:r>
        <w:rPr/>
        <w:t>, 2000</w:t>
      </w:r>
      <w:r>
        <w:rPr/>
        <w:fldChar w:fldCharType="begin"/>
      </w:r>
      <w:r>
        <w:instrText> REF Ref_Xmccu00 \h </w:instrText>
      </w:r>
      <w:r>
        <w:fldChar w:fldCharType="separate"/>
      </w:r>
      <w:r/>
      <w:r>
        <w:fldChar w:fldCharType="end"/>
      </w:r>
      <w:r>
        <w:rPr/>
        <w:t xml:space="preserve">) and peaked at approximately 7:00 and 17:00 hours. Comparing the model performance on data accounting for time of day and of year is an area for future research. Other modelling methods that explicitly address interactions between space and time exist, such as multi-dimensional Poisson process models, and would be useful to incorporate into the framework. </w:t>
      </w:r>
    </w:p>
    <w:p>
      <w:pPr>
        <w:pStyle w:val="Firstlineindent"/>
        <w:spacing w:lineRule="auto" w:line="360"/>
        <w:rPr/>
      </w:pPr>
      <w:r>
        <w:rPr/>
        <w:t>This study demonstrates the usefulness of existing sources of data for scientific research and environmental management. Data provided by non-government organizations (NGOs) such as Wildlife Victoria, are not only inexpensive to collate, but are also valuable ecological indicators and sources of information, in particular, on species distributions. However, it is cautioned that use of such data should be subject to rigorous quality control and verification. A large amount of entered records were not useful for the scale of this study due to incomplete data or geographical ambiguity. Fauna atlases have the same potential issues. Many of the records in the Victorian Biodiversity Atlas (VBA) were subject to geographical bias (e.g. close to roads and towns) and some potential inaccuracies (e.g. mis-identification of species or approximate location). Graham et al.</w:t>
      </w:r>
      <w:r>
        <w:rPr/>
        <w:fldChar w:fldCharType="begin"/>
      </w:r>
      <w:r>
        <w:instrText> REF Ref_Xgrah04 \h </w:instrText>
      </w:r>
      <w:r>
        <w:fldChar w:fldCharType="separate"/>
      </w:r>
      <w:r/>
      <w:r>
        <w:fldChar w:fldCharType="end"/>
      </w:r>
      <w:r>
        <w:rPr/>
        <w:t xml:space="preserve"> (2004</w:t>
      </w:r>
      <w:r>
        <w:rPr/>
        <w:fldChar w:fldCharType="begin"/>
      </w:r>
      <w:r>
        <w:instrText> REF Ref_Xgrah04 \h </w:instrText>
      </w:r>
      <w:r>
        <w:fldChar w:fldCharType="separate"/>
      </w:r>
      <w:r/>
      <w:r>
        <w:fldChar w:fldCharType="end"/>
      </w:r>
      <w:r>
        <w:rPr/>
        <w:t>) elaborates on the use of such data in scientific studies. Moreover, testing the model with alternative sources of collision reports (e.g. insurance records) would help account for biases present in the data. Although under-reporting of collision data has limited effects on model robustness, spatial biases can adversely affect model performance (Snow, Porter &amp; Williams</w:t>
      </w:r>
      <w:r>
        <w:rPr/>
        <w:fldChar w:fldCharType="begin"/>
      </w:r>
      <w:r>
        <w:instrText> REF Ref_Xsnow15 \h </w:instrText>
      </w:r>
      <w:r>
        <w:fldChar w:fldCharType="separate"/>
      </w:r>
      <w:r/>
      <w:r>
        <w:fldChar w:fldCharType="end"/>
      </w:r>
      <w:r>
        <w:rPr/>
        <w:t>, 2015</w:t>
      </w:r>
      <w:r>
        <w:rPr/>
        <w:fldChar w:fldCharType="begin"/>
      </w:r>
      <w:r>
        <w:instrText> REF Ref_Xsnow15 \h </w:instrText>
      </w:r>
      <w:r>
        <w:fldChar w:fldCharType="separate"/>
      </w:r>
      <w:r/>
      <w:r>
        <w:fldChar w:fldCharType="end"/>
      </w:r>
      <w:r>
        <w:rPr/>
        <w:t xml:space="preserve">). </w:t>
      </w:r>
    </w:p>
    <w:p>
      <w:pPr>
        <w:pStyle w:val="Firstlineindent"/>
        <w:spacing w:lineRule="auto" w:line="360"/>
        <w:rPr/>
      </w:pPr>
      <w:r>
        <w:rPr/>
        <w:t>Our statistical modelling methods were chosen to match the data and purpose (as suggested by Wintle, Elith &amp; Potts</w:t>
      </w:r>
      <w:r>
        <w:rPr/>
        <w:fldChar w:fldCharType="begin"/>
      </w:r>
      <w:r>
        <w:instrText> REF Ref_Xwint05 \h </w:instrText>
      </w:r>
      <w:r>
        <w:fldChar w:fldCharType="separate"/>
      </w:r>
      <w:r/>
      <w:r>
        <w:fldChar w:fldCharType="end"/>
      </w:r>
      <w:r>
        <w:rPr/>
        <w:t xml:space="preserve"> (2005</w:t>
      </w:r>
      <w:r>
        <w:rPr/>
        <w:fldChar w:fldCharType="begin"/>
      </w:r>
      <w:r>
        <w:instrText> REF Ref_Xwint05 \h </w:instrText>
      </w:r>
      <w:r>
        <w:fldChar w:fldCharType="separate"/>
      </w:r>
      <w:r/>
      <w:r>
        <w:fldChar w:fldCharType="end"/>
      </w:r>
      <w:r>
        <w:rPr/>
        <w:t>); Guillera-Arroita et al.</w:t>
      </w:r>
      <w:r>
        <w:rPr/>
        <w:fldChar w:fldCharType="begin"/>
      </w:r>
      <w:r>
        <w:instrText> REF Ref_Xguil15 \h </w:instrText>
      </w:r>
      <w:r>
        <w:fldChar w:fldCharType="separate"/>
      </w:r>
      <w:r/>
      <w:r>
        <w:fldChar w:fldCharType="end"/>
      </w:r>
      <w:r>
        <w:rPr/>
        <w:t xml:space="preserve"> (2015</w:t>
      </w:r>
      <w:r>
        <w:rPr/>
        <w:fldChar w:fldCharType="begin"/>
      </w:r>
      <w:r>
        <w:instrText> REF Ref_Xguil15 \h </w:instrText>
      </w:r>
      <w:r>
        <w:fldChar w:fldCharType="separate"/>
      </w:r>
      <w:r/>
      <w:r>
        <w:fldChar w:fldCharType="end"/>
      </w:r>
      <w:r>
        <w:rPr/>
        <w:t>)), and are based on well-established analyses in the modelling literature. However, our framework is not restricted to the particular models that we built; any appropriate statistical methods may be used for each of the sub-models. For example, boosted regression trees are a well developed method for species distribution modelling (Elith, Leathwick &amp; Hastie</w:t>
      </w:r>
      <w:r>
        <w:rPr/>
        <w:fldChar w:fldCharType="begin"/>
      </w:r>
      <w:r>
        <w:instrText> REF Ref_Xelit08 \h </w:instrText>
      </w:r>
      <w:r>
        <w:fldChar w:fldCharType="separate"/>
      </w:r>
      <w:r/>
      <w:r>
        <w:fldChar w:fldCharType="end"/>
      </w:r>
      <w:r>
        <w:rPr/>
        <w:t>, 2008</w:t>
      </w:r>
      <w:r>
        <w:rPr/>
        <w:fldChar w:fldCharType="begin"/>
      </w:r>
      <w:r>
        <w:instrText> REF Ref_Xelit08 \h </w:instrText>
      </w:r>
      <w:r>
        <w:fldChar w:fldCharType="separate"/>
      </w:r>
      <w:r/>
      <w:r>
        <w:fldChar w:fldCharType="end"/>
      </w:r>
      <w:r>
        <w:rPr/>
        <w:t>) but may also be suited to predict traffic volume and speed. Further exploration of modelling methods, including those based on machine learning, may result in better calibrated models with less uncertainty and more robust inferences. Moreover, the use of mechanistic models to explain population dynamics (requiring collection of additional information such as age, sex, and size of species involved in wildlife-vehicle collisions) may be beneficial as the integration of Population Viability Analysis (PVA) into species distribution and collision models can be informative (Tyre, Possingham &amp; Lindenmayer</w:t>
      </w:r>
      <w:r>
        <w:rPr/>
        <w:fldChar w:fldCharType="begin"/>
      </w:r>
      <w:r>
        <w:instrText> REF Ref_Xtyre01 \h </w:instrText>
      </w:r>
      <w:r>
        <w:fldChar w:fldCharType="separate"/>
      </w:r>
      <w:r/>
      <w:r>
        <w:fldChar w:fldCharType="end"/>
      </w:r>
      <w:r>
        <w:rPr/>
        <w:t>, 2001</w:t>
      </w:r>
      <w:r>
        <w:rPr/>
        <w:fldChar w:fldCharType="begin"/>
      </w:r>
      <w:r>
        <w:instrText> REF Ref_Xtyre01 \h </w:instrText>
      </w:r>
      <w:r>
        <w:fldChar w:fldCharType="separate"/>
      </w:r>
      <w:r/>
      <w:r>
        <w:fldChar w:fldCharType="end"/>
      </w:r>
      <w:r>
        <w:rPr/>
        <w:t>; Elith, Kearney &amp; Phillips</w:t>
      </w:r>
      <w:r>
        <w:rPr/>
        <w:fldChar w:fldCharType="begin"/>
      </w:r>
      <w:r>
        <w:instrText> REF Ref_Xelit10 \h </w:instrText>
      </w:r>
      <w:r>
        <w:fldChar w:fldCharType="separate"/>
      </w:r>
      <w:r/>
      <w:r>
        <w:fldChar w:fldCharType="end"/>
      </w:r>
      <w:r>
        <w:rPr/>
        <w:t>, 2010</w:t>
      </w:r>
      <w:r>
        <w:rPr/>
        <w:fldChar w:fldCharType="begin"/>
      </w:r>
      <w:r>
        <w:instrText> REF Ref_Xelit10 \h </w:instrText>
      </w:r>
      <w:r>
        <w:fldChar w:fldCharType="separate"/>
      </w:r>
      <w:r/>
      <w:r>
        <w:fldChar w:fldCharType="end"/>
      </w:r>
      <w:r>
        <w:rPr/>
        <w:t>; Polak et al.</w:t>
      </w:r>
      <w:r>
        <w:rPr/>
        <w:fldChar w:fldCharType="begin"/>
      </w:r>
      <w:r>
        <w:instrText> REF Ref_Xpola14 \h </w:instrText>
      </w:r>
      <w:r>
        <w:fldChar w:fldCharType="separate"/>
      </w:r>
      <w:r/>
      <w:r>
        <w:fldChar w:fldCharType="end"/>
      </w:r>
      <w:r>
        <w:rPr/>
        <w:t>, 2014</w:t>
      </w:r>
      <w:r>
        <w:rPr/>
        <w:fldChar w:fldCharType="begin"/>
      </w:r>
      <w:r>
        <w:instrText> REF Ref_Xpola14 \h </w:instrText>
      </w:r>
      <w:r>
        <w:fldChar w:fldCharType="separate"/>
      </w:r>
      <w:r/>
      <w:r>
        <w:fldChar w:fldCharType="end"/>
      </w:r>
      <w:r>
        <w:rPr/>
        <w:t xml:space="preserve">). </w:t>
      </w:r>
    </w:p>
    <w:p>
      <w:pPr>
        <w:pStyle w:val="Firstlineindent"/>
        <w:spacing w:lineRule="auto" w:line="360"/>
        <w:rPr/>
      </w:pPr>
      <w:r>
        <w:rPr/>
        <w:t>All of the models with binary dependent variables were subject to spatial autocorrelation producing potentially biased standard errors and predictions of grey kangaroo presence and collision risk. Techniques to incorporate autocovariates in the models similar to Crase, Liedloff &amp; Wintle</w:t>
      </w:r>
      <w:r>
        <w:rPr/>
        <w:fldChar w:fldCharType="begin"/>
      </w:r>
      <w:r>
        <w:instrText> REF Ref_Xcras12 \h </w:instrText>
      </w:r>
      <w:r>
        <w:fldChar w:fldCharType="separate"/>
      </w:r>
      <w:r/>
      <w:r>
        <w:fldChar w:fldCharType="end"/>
      </w:r>
      <w:r>
        <w:rPr/>
        <w:t xml:space="preserve"> (2012</w:t>
      </w:r>
      <w:r>
        <w:rPr/>
        <w:fldChar w:fldCharType="begin"/>
      </w:r>
      <w:r>
        <w:instrText> REF Ref_Xcras12 \h </w:instrText>
      </w:r>
      <w:r>
        <w:fldChar w:fldCharType="separate"/>
      </w:r>
      <w:r/>
      <w:r>
        <w:fldChar w:fldCharType="end"/>
      </w:r>
      <w:r>
        <w:rPr/>
        <w:t xml:space="preserve">) might improve the predictive performance but may only be logical for particular species (e.g. ranging or nomadic species). Further, we chose to test the model framework using a binomial dependent variable, however, it can be adapted to analyse other data types such as non-negative integers (e.g. number of collisions) or categorical information (e.g. groupings of number of collisions). These alternative methods might usefully identify hotspots (i.e. sites with multiple collisions) at smaller scales such as road segments or simulating effects of planned road expansion projects. For example, population effects on target species can be quantified and estimated based on predicting the magnitudes of collision hotspots. </w:t>
      </w:r>
    </w:p>
    <w:p>
      <w:pPr>
        <w:pStyle w:val="Heading31"/>
        <w:numPr>
          <w:ilvl w:val="2"/>
          <w:numId w:val="1"/>
        </w:numPr>
        <w:spacing w:lineRule="auto" w:line="360"/>
        <w:outlineLvl w:val="2"/>
        <w:rPr/>
      </w:pPr>
      <w:r>
        <w:rPr/>
        <w:t>APPLIED MANAGEMENT IMPLICATIONS</w:t>
      </w:r>
    </w:p>
    <w:p>
      <w:pPr>
        <w:pStyle w:val="Textbody1"/>
        <w:spacing w:lineRule="auto" w:line="360"/>
        <w:jc w:val="left"/>
        <w:rPr/>
      </w:pPr>
      <w:r>
        <w:rPr/>
        <w:t>To realize the full potential use by managers, a model framework must be conceptually simple, flexible and adaptable. All of the input data must be accessible and the framework must allow inferences which are relevant and draw conclusions which are tractable. Our study uses vehicle collisions with grey kangaroos in Australia to demonstrate this analytic framework, however, we envision extending the model to (i) explore and predict risk to other species (e.g. wombats or deer) arising from vehicle collisions by identifying and quantifying probabilities of occurrence using alternative species distribution models and (ii) quantify risks to wildlife arising from other anthropogenic threats such as linear infrastructure (e.g. electrocutions), pollution (e.g. entanglements) or introduction of domestic predators (e.g. dog and cat attacks). Managers can use our framework across several disciplines, and it would benefit from additional testing across several spatial and temporal scales to determine its full potential flexibility and generality.</w:t>
      </w:r>
      <w:r>
        <w:br w:type="page"/>
      </w:r>
    </w:p>
    <w:p>
      <w:pPr>
        <w:pStyle w:val="Heading21"/>
        <w:numPr>
          <w:ilvl w:val="1"/>
          <w:numId w:val="1"/>
        </w:numPr>
        <w:spacing w:lineRule="auto" w:line="360"/>
        <w:outlineLvl w:val="1"/>
        <w:rPr/>
      </w:pPr>
      <w:r>
        <w:rPr/>
        <w:t>Acknowledgements</w:t>
      </w:r>
    </w:p>
    <w:p>
      <w:pPr>
        <w:pStyle w:val="Textbody1"/>
        <w:spacing w:lineRule="auto" w:line="360"/>
        <w:jc w:val="left"/>
        <w:rPr/>
      </w:pPr>
      <w:r>
        <w:rPr/>
        <w:t xml:space="preserve">Several individuals and organizations contributed to this research. K. Masson, A. Amato and D. Farrington of Wildlife Victoria provided the collision statistics used for the study. J. Bhatt of VicRoads provided the AADT dataset. G. Coulson of the Zoology Department at the University of Melbourne reviewed prediction maps and advised on the biology and behaviour of Eastern Grey Kangaroos. J. Elith informed species distribution modelling methodologies. K. Soanes, Y. En Chee and E. Palma provided invaluable comments on the manuscript. This project was supported by University of Melbourne International Research Scholarships, the Australian Research Council Centre of Excellence for Environmental Decisions, </w:t>
      </w:r>
      <w:bookmarkStart w:id="0" w:name="_GoBack"/>
      <w:r>
        <w:rPr/>
        <w:t xml:space="preserve">and </w:t>
      </w:r>
      <w:bookmarkEnd w:id="0"/>
      <w:r>
        <w:rPr/>
        <w:t>The Baker Foundation.</w:t>
      </w:r>
      <w:r>
        <w:br w:type="page"/>
      </w:r>
    </w:p>
    <w:p>
      <w:pPr>
        <w:pStyle w:val="Heading21"/>
        <w:numPr>
          <w:ilvl w:val="1"/>
          <w:numId w:val="1"/>
        </w:numPr>
        <w:spacing w:lineRule="auto" w:line="360"/>
        <w:outlineLvl w:val="1"/>
        <w:rPr/>
      </w:pPr>
      <w:r>
        <w:rPr/>
        <w:t>Data Accessibility</w:t>
      </w:r>
    </w:p>
    <w:p>
      <w:pPr>
        <w:pStyle w:val="Textbody1"/>
        <w:spacing w:lineRule="auto" w:line="360"/>
        <w:jc w:val="left"/>
        <w:rPr/>
      </w:pPr>
      <w:r>
        <w:rPr/>
        <w:t xml:space="preserve">- Collision model dataset: archived on Github </w:t>
      </w:r>
    </w:p>
    <w:p>
      <w:pPr>
        <w:pStyle w:val="Textbody1"/>
        <w:spacing w:lineRule="auto" w:line="360"/>
        <w:jc w:val="left"/>
        <w:rPr/>
      </w:pPr>
      <w:r>
        <w:rPr/>
        <w:t>- R script for collision model: archived on Github</w:t>
      </w:r>
      <w:r>
        <w:br w:type="page"/>
      </w:r>
    </w:p>
    <w:p>
      <w:pPr>
        <w:pStyle w:val="Heading21"/>
        <w:numPr>
          <w:ilvl w:val="1"/>
          <w:numId w:val="1"/>
        </w:numPr>
        <w:spacing w:lineRule="auto" w:line="360"/>
        <w:outlineLvl w:val="1"/>
        <w:rPr/>
      </w:pPr>
      <w:r>
        <w:rPr/>
        <w:t>References</w:t>
      </w:r>
    </w:p>
    <w:p>
      <w:pPr>
        <w:pStyle w:val="Firstlineindent"/>
        <w:spacing w:lineRule="auto" w:line="360"/>
        <w:rPr/>
      </w:pPr>
      <w:r>
        <w:fldChar w:fldCharType="begin"/>
      </w:r>
      <w:r>
        <w:instrText> TOC \f \h</w:instrText>
      </w:r>
      <w:r>
        <w:fldChar w:fldCharType="separate"/>
      </w:r>
      <w:bookmarkStart w:id="1" w:name="Ref_Xabs11"/>
      <w:bookmarkEnd w:id="1"/>
      <w:r>
        <w:rPr/>
        <w:t xml:space="preserve">Australian Bureau of Statistics (2011) Census data. Accessed July, 2014, URL </w:t>
      </w:r>
      <w:r>
        <w:rPr>
          <w:rStyle w:val="Texttt"/>
        </w:rPr>
        <w:t>http://abs.gov.au/</w:t>
      </w:r>
      <w:r>
        <w:rPr/>
        <w:t xml:space="preserve">. </w:t>
      </w:r>
    </w:p>
    <w:p>
      <w:pPr>
        <w:pStyle w:val="Firstlineindent"/>
        <w:spacing w:lineRule="auto" w:line="360"/>
        <w:rPr/>
      </w:pPr>
      <w:bookmarkStart w:id="2" w:name="Ref_Xbart14"/>
      <w:bookmarkEnd w:id="2"/>
      <w:r>
        <w:rPr/>
        <w:t xml:space="preserve">Barthelmess, E.L. (2014) Spatial distribution of road-kills and factors influencing road mortality for mammals in northern new york state. </w:t>
      </w:r>
      <w:r>
        <w:rPr>
          <w:rStyle w:val="Emphasis"/>
        </w:rPr>
        <w:t>Biodiversity and Conservation</w:t>
      </w:r>
      <w:r>
        <w:rPr/>
        <w:t xml:space="preserve"> </w:t>
      </w:r>
      <w:r>
        <w:rPr>
          <w:rStyle w:val="Textbf"/>
        </w:rPr>
        <w:t>23</w:t>
      </w:r>
      <w:r>
        <w:rPr/>
        <w:t xml:space="preserve">, 2491–2514. </w:t>
      </w:r>
    </w:p>
    <w:p>
      <w:pPr>
        <w:pStyle w:val="Firstlineindent"/>
        <w:spacing w:lineRule="auto" w:line="360"/>
        <w:rPr/>
      </w:pPr>
      <w:r>
        <w:rPr/>
        <w:t xml:space="preserve">Breiman, L. (2001) Random forests. </w:t>
      </w:r>
      <w:r>
        <w:rPr>
          <w:i/>
          <w:iCs/>
        </w:rPr>
        <w:t>Machine learning</w:t>
      </w:r>
      <w:r>
        <w:rPr/>
        <w:t xml:space="preserve"> </w:t>
      </w:r>
      <w:r>
        <w:rPr>
          <w:b/>
          <w:bCs/>
        </w:rPr>
        <w:t>45</w:t>
      </w:r>
      <w:r>
        <w:rPr/>
        <w:t>, 5-32.</w:t>
      </w:r>
    </w:p>
    <w:p>
      <w:pPr>
        <w:pStyle w:val="Firstlineindent"/>
        <w:spacing w:lineRule="auto" w:line="360"/>
        <w:rPr/>
      </w:pPr>
      <w:bookmarkStart w:id="3" w:name="Ref_Xbaud13"/>
      <w:bookmarkEnd w:id="3"/>
      <w:r>
        <w:rPr/>
        <w:t xml:space="preserve">Bauduin, S., Martin, J., Edwards, H.H., Gimenez, O., Koslovsky, S.M. &amp; Fagan, D.E. (2013) An index of risk of co-occurrence between marine mammals and watercraft: Example of the florida manatee. </w:t>
      </w:r>
      <w:r>
        <w:rPr>
          <w:rStyle w:val="Emphasis"/>
        </w:rPr>
        <w:t>Biological Conservation</w:t>
      </w:r>
      <w:r>
        <w:rPr/>
        <w:t xml:space="preserve"> </w:t>
      </w:r>
      <w:r>
        <w:rPr>
          <w:rStyle w:val="Textbf"/>
        </w:rPr>
        <w:t>159</w:t>
      </w:r>
      <w:r>
        <w:rPr/>
        <w:t xml:space="preserve">, 127 – 136. </w:t>
      </w:r>
    </w:p>
    <w:p>
      <w:pPr>
        <w:pStyle w:val="Firstlineindent"/>
        <w:spacing w:lineRule="auto" w:line="360"/>
        <w:rPr/>
      </w:pPr>
      <w:bookmarkStart w:id="4" w:name="Ref_Xbond08"/>
      <w:bookmarkEnd w:id="4"/>
      <w:r>
        <w:rPr/>
        <w:t xml:space="preserve">Bond, A.R. &amp; Jones, D.N. (2008) Temporal trends in use of fauna-friendly underpasses and overpasses. </w:t>
      </w:r>
      <w:r>
        <w:rPr>
          <w:rStyle w:val="Emphasis"/>
        </w:rPr>
        <w:t>Wildlife Research</w:t>
      </w:r>
      <w:r>
        <w:rPr/>
        <w:t xml:space="preserve"> </w:t>
      </w:r>
      <w:r>
        <w:rPr>
          <w:rStyle w:val="Textbf"/>
        </w:rPr>
        <w:t>35</w:t>
      </w:r>
      <w:r>
        <w:rPr/>
        <w:t xml:space="preserve">, 103–112. </w:t>
      </w:r>
    </w:p>
    <w:p>
      <w:pPr>
        <w:pStyle w:val="Firstlineindent"/>
        <w:spacing w:lineRule="auto" w:line="360"/>
        <w:rPr/>
      </w:pPr>
      <w:bookmarkStart w:id="5" w:name="Ref_Xbond13"/>
      <w:bookmarkEnd w:id="5"/>
      <w:r>
        <w:rPr/>
        <w:t xml:space="preserve">Bond, A.R. &amp; Jones, D.N. (2013) Wildlife warning signs: public assessment of components, placement and designs to optimise driver response. </w:t>
      </w:r>
      <w:r>
        <w:rPr>
          <w:rStyle w:val="Emphasis"/>
        </w:rPr>
        <w:t>Animals</w:t>
      </w:r>
      <w:r>
        <w:rPr/>
        <w:t xml:space="preserve"> </w:t>
      </w:r>
      <w:r>
        <w:rPr>
          <w:rStyle w:val="Textbf"/>
        </w:rPr>
        <w:t>3</w:t>
      </w:r>
      <w:r>
        <w:rPr/>
        <w:t xml:space="preserve">, 1142–1161. </w:t>
      </w:r>
    </w:p>
    <w:p>
      <w:pPr>
        <w:pStyle w:val="Firstlineindent"/>
        <w:spacing w:lineRule="auto" w:line="360"/>
        <w:rPr/>
      </w:pPr>
      <w:bookmarkStart w:id="6" w:name="Ref_Xbond14"/>
      <w:bookmarkEnd w:id="6"/>
      <w:r>
        <w:rPr/>
        <w:t xml:space="preserve">Bond, A.R. &amp; Jones, D.N. (2014) Roads and macropods: interactions and implications. </w:t>
      </w:r>
      <w:r>
        <w:rPr>
          <w:rStyle w:val="Emphasis"/>
        </w:rPr>
        <w:t>Australian Mammalogy</w:t>
      </w:r>
      <w:r>
        <w:rPr/>
        <w:t xml:space="preserve"> </w:t>
      </w:r>
      <w:r>
        <w:rPr>
          <w:rStyle w:val="Textbf"/>
        </w:rPr>
        <w:t>36</w:t>
      </w:r>
      <w:r>
        <w:rPr/>
        <w:t xml:space="preserve">, 1–14. </w:t>
      </w:r>
    </w:p>
    <w:p>
      <w:pPr>
        <w:pStyle w:val="Firstlineindent"/>
        <w:spacing w:lineRule="auto" w:line="360"/>
        <w:rPr/>
      </w:pPr>
      <w:bookmarkStart w:id="7" w:name="Ref_Xcast09"/>
      <w:bookmarkEnd w:id="7"/>
      <w:r>
        <w:rPr/>
        <w:t xml:space="preserve">Castro-Neto, M., Jeong, Y., Jeong, M.K. &amp; Han, L.D. (2009) AADT prediction using support vector regression with data-dependent parameters. </w:t>
      </w:r>
      <w:r>
        <w:rPr>
          <w:rStyle w:val="Emphasis"/>
        </w:rPr>
        <w:t>Expert Systems with Applications</w:t>
      </w:r>
      <w:r>
        <w:rPr/>
        <w:t xml:space="preserve"> </w:t>
      </w:r>
      <w:r>
        <w:rPr>
          <w:rStyle w:val="Textbf"/>
        </w:rPr>
        <w:t>36</w:t>
      </w:r>
      <w:r>
        <w:rPr/>
        <w:t xml:space="preserve">, 2979–2986. </w:t>
      </w:r>
    </w:p>
    <w:p>
      <w:pPr>
        <w:pStyle w:val="Firstlineindent"/>
        <w:spacing w:lineRule="auto" w:line="360"/>
        <w:rPr/>
      </w:pPr>
      <w:bookmarkStart w:id="8" w:name="Ref_Xclev15"/>
      <w:bookmarkEnd w:id="8"/>
      <w:r>
        <w:rPr/>
        <w:t xml:space="preserve">Clevenger, A.P., Barrueto, M., Gunson, K.E., Caryl, F.M. &amp; Ford, A.T. (2015) Context-dependent effects on spatial variation in deer-vehicle collisions. </w:t>
      </w:r>
      <w:r>
        <w:rPr>
          <w:rStyle w:val="Emphasis"/>
        </w:rPr>
        <w:t>Ecosphere</w:t>
      </w:r>
      <w:r>
        <w:rPr/>
        <w:t xml:space="preserve"> </w:t>
      </w:r>
      <w:r>
        <w:rPr>
          <w:rStyle w:val="Textbf"/>
        </w:rPr>
        <w:t>6</w:t>
      </w:r>
      <w:r>
        <w:rPr/>
        <w:t xml:space="preserve">, art47. </w:t>
      </w:r>
    </w:p>
    <w:p>
      <w:pPr>
        <w:pStyle w:val="Firstlineindent"/>
        <w:spacing w:lineRule="auto" w:line="360"/>
        <w:rPr/>
      </w:pPr>
      <w:bookmarkStart w:id="9" w:name="Ref_Xclev03"/>
      <w:bookmarkEnd w:id="9"/>
      <w:r>
        <w:rPr/>
        <w:t xml:space="preserve">Clevenger, A.P., Chruszcz, B. &amp; Gunson, K.E. (2003) Spatial patterns and factors influencing small vertebrate fauna road-kill aggregations. </w:t>
      </w:r>
      <w:r>
        <w:rPr>
          <w:rStyle w:val="Emphasis"/>
        </w:rPr>
        <w:t>Biological Conservation</w:t>
      </w:r>
      <w:r>
        <w:rPr/>
        <w:t xml:space="preserve"> </w:t>
      </w:r>
      <w:r>
        <w:rPr>
          <w:rStyle w:val="Textbf"/>
        </w:rPr>
        <w:t>109</w:t>
      </w:r>
      <w:r>
        <w:rPr/>
        <w:t xml:space="preserve">, 15 – 26, URL </w:t>
      </w:r>
      <w:r>
        <w:rPr>
          <w:rStyle w:val="Texttt"/>
        </w:rPr>
        <w:t>http://www.sciencedirect.com/science/article/pii/S0006320702001271</w:t>
      </w:r>
      <w:r>
        <w:rPr/>
        <w:t xml:space="preserve">. </w:t>
      </w:r>
    </w:p>
    <w:p>
      <w:pPr>
        <w:pStyle w:val="Firstlineindent"/>
        <w:spacing w:lineRule="auto" w:line="360"/>
        <w:rPr/>
      </w:pPr>
      <w:bookmarkStart w:id="10" w:name="Ref_Xclev01"/>
      <w:bookmarkEnd w:id="10"/>
      <w:r>
        <w:rPr/>
        <w:t xml:space="preserve">Clevenger, A.P. &amp; Wierzchowski, J. (2001) Gis-based modeling approaches to identify mitigation placement along roads. </w:t>
      </w:r>
      <w:r>
        <w:rPr>
          <w:rStyle w:val="Emphasis"/>
        </w:rPr>
        <w:t>ICOET 2001 Proceedings: A Time for Action</w:t>
      </w:r>
      <w:r>
        <w:rPr/>
        <w:t xml:space="preserve">. </w:t>
      </w:r>
    </w:p>
    <w:p>
      <w:pPr>
        <w:pStyle w:val="Firstlineindent"/>
        <w:spacing w:lineRule="auto" w:line="360"/>
        <w:rPr/>
      </w:pPr>
      <w:bookmarkStart w:id="11" w:name="Ref_Xcoul10"/>
      <w:bookmarkEnd w:id="11"/>
      <w:r>
        <w:rPr/>
        <w:t xml:space="preserve">Coulson, G. &amp; Eldridge, M.D.B. (2010) </w:t>
      </w:r>
      <w:r>
        <w:rPr>
          <w:rStyle w:val="Emphasis"/>
        </w:rPr>
        <w:t>Macropods: The Biology of Kangaroos, Wallabies, and Rat-kangaroos</w:t>
      </w:r>
      <w:r>
        <w:rPr/>
        <w:t xml:space="preserve">. CSIRO Publishing, Collingwood, VIC, Australia. </w:t>
      </w:r>
    </w:p>
    <w:p>
      <w:pPr>
        <w:pStyle w:val="Firstlineindent"/>
        <w:spacing w:lineRule="auto" w:line="360"/>
        <w:rPr/>
      </w:pPr>
      <w:bookmarkStart w:id="12" w:name="Ref_Xcras12"/>
      <w:bookmarkEnd w:id="12"/>
      <w:r>
        <w:rPr/>
        <w:t xml:space="preserve">Crase, B., Liedloff, A.C. &amp; Wintle, B.A. (2012) A new method for dealing with residual spatial autocorrelation in species distribution models. </w:t>
      </w:r>
      <w:r>
        <w:rPr>
          <w:rStyle w:val="Emphasis"/>
        </w:rPr>
        <w:t>Ecography</w:t>
      </w:r>
      <w:r>
        <w:rPr/>
        <w:t xml:space="preserve"> </w:t>
      </w:r>
      <w:r>
        <w:rPr>
          <w:rStyle w:val="Textbf"/>
        </w:rPr>
        <w:t>35</w:t>
      </w:r>
      <w:r>
        <w:rPr/>
        <w:t xml:space="preserve">, 879–888. </w:t>
      </w:r>
    </w:p>
    <w:p>
      <w:pPr>
        <w:pStyle w:val="Firstlineindent"/>
        <w:spacing w:lineRule="auto" w:line="360"/>
        <w:rPr/>
      </w:pPr>
      <w:bookmarkStart w:id="13" w:name="Ref_Xcrof04"/>
      <w:bookmarkEnd w:id="13"/>
      <w:r>
        <w:rPr/>
        <w:t xml:space="preserve">Croft, D.B. (2004) Kangaroo management: individuals and communities. </w:t>
      </w:r>
      <w:r>
        <w:rPr>
          <w:rStyle w:val="Emphasis"/>
        </w:rPr>
        <w:t>Australian Mammalogy</w:t>
      </w:r>
      <w:r>
        <w:rPr/>
        <w:t xml:space="preserve"> </w:t>
      </w:r>
      <w:r>
        <w:rPr>
          <w:rStyle w:val="Textbf"/>
        </w:rPr>
        <w:t>26</w:t>
      </w:r>
      <w:r>
        <w:rPr/>
        <w:t xml:space="preserve">, 101–108. </w:t>
      </w:r>
    </w:p>
    <w:p>
      <w:pPr>
        <w:pStyle w:val="Firstlineindent"/>
        <w:spacing w:lineRule="auto" w:line="360"/>
        <w:rPr/>
      </w:pPr>
      <w:bookmarkStart w:id="14" w:name="Ref_Xdudd13"/>
      <w:bookmarkEnd w:id="14"/>
      <w:r>
        <w:rPr/>
        <w:t xml:space="preserve">Duddu, V.R. &amp; Pulugurtha, S.S. (2013) Principle of demographic gravitation to estimate annual average daily traffic: Comparison of statistical and neural network models. </w:t>
      </w:r>
      <w:r>
        <w:rPr>
          <w:rStyle w:val="Emphasis"/>
        </w:rPr>
        <w:t>Journal of Transportation Engineering</w:t>
      </w:r>
      <w:r>
        <w:rPr/>
        <w:t xml:space="preserve"> </w:t>
      </w:r>
      <w:r>
        <w:rPr>
          <w:rStyle w:val="Textbf"/>
        </w:rPr>
        <w:t>139</w:t>
      </w:r>
      <w:r>
        <w:rPr/>
        <w:t xml:space="preserve">, 585–595. </w:t>
      </w:r>
    </w:p>
    <w:p>
      <w:pPr>
        <w:pStyle w:val="Firstlineindent"/>
        <w:spacing w:lineRule="auto" w:line="360"/>
        <w:rPr/>
      </w:pPr>
      <w:bookmarkStart w:id="15" w:name="Ref_Xelit10"/>
      <w:bookmarkEnd w:id="15"/>
      <w:r>
        <w:rPr/>
        <w:t xml:space="preserve">Elith, J., Kearney, M. &amp; Phillips, S. (2010) The art of modelling range-shifting species. </w:t>
      </w:r>
      <w:r>
        <w:rPr>
          <w:rStyle w:val="Emphasis"/>
        </w:rPr>
        <w:t>Methods in Ecology and Evolution</w:t>
      </w:r>
      <w:r>
        <w:rPr/>
        <w:t xml:space="preserve"> </w:t>
      </w:r>
      <w:r>
        <w:rPr>
          <w:rStyle w:val="Textbf"/>
        </w:rPr>
        <w:t>1</w:t>
      </w:r>
      <w:r>
        <w:rPr/>
        <w:t xml:space="preserve">, 330–342. </w:t>
      </w:r>
    </w:p>
    <w:p>
      <w:pPr>
        <w:pStyle w:val="Firstlineindent"/>
        <w:spacing w:lineRule="auto" w:line="360"/>
        <w:rPr/>
      </w:pPr>
      <w:bookmarkStart w:id="16" w:name="Ref_Xelit09"/>
      <w:bookmarkEnd w:id="16"/>
      <w:r>
        <w:rPr/>
        <w:t xml:space="preserve">Elith, J. &amp; Leathwick, J.R. (2009) Species distribution models: ecological explanation and prediction across space and time. </w:t>
      </w:r>
      <w:r>
        <w:rPr>
          <w:rStyle w:val="Emphasis"/>
        </w:rPr>
        <w:t>Annual Review of Ecology, Evolution, and Systematics</w:t>
      </w:r>
      <w:r>
        <w:rPr/>
        <w:t xml:space="preserve"> </w:t>
      </w:r>
      <w:r>
        <w:rPr>
          <w:rStyle w:val="Textbf"/>
        </w:rPr>
        <w:t>40</w:t>
      </w:r>
      <w:r>
        <w:rPr/>
        <w:t xml:space="preserve">, 677–697. </w:t>
      </w:r>
    </w:p>
    <w:p>
      <w:pPr>
        <w:pStyle w:val="Firstlineindent"/>
        <w:spacing w:lineRule="auto" w:line="360"/>
        <w:rPr/>
      </w:pPr>
      <w:bookmarkStart w:id="17" w:name="Ref_Xelit08"/>
      <w:bookmarkEnd w:id="17"/>
      <w:r>
        <w:rPr/>
        <w:t xml:space="preserve">Elith, J., Leathwick, J.R. &amp; Hastie, T. (2008) A working guide to boosted regression trees. </w:t>
      </w:r>
      <w:r>
        <w:rPr>
          <w:rStyle w:val="Emphasis"/>
        </w:rPr>
        <w:t>Journal of Animal Ecology</w:t>
      </w:r>
      <w:r>
        <w:rPr/>
        <w:t xml:space="preserve"> </w:t>
      </w:r>
      <w:r>
        <w:rPr>
          <w:rStyle w:val="Textbf"/>
        </w:rPr>
        <w:t>77</w:t>
      </w:r>
      <w:r>
        <w:rPr/>
        <w:t xml:space="preserve">, 802–813. </w:t>
      </w:r>
    </w:p>
    <w:p>
      <w:pPr>
        <w:pStyle w:val="Firstlineindent"/>
        <w:spacing w:lineRule="auto" w:line="360"/>
        <w:rPr/>
      </w:pPr>
      <w:bookmarkStart w:id="18" w:name="Ref_Xeom06"/>
      <w:bookmarkEnd w:id="18"/>
      <w:r>
        <w:rPr/>
        <w:t xml:space="preserve">Eom, J.K., Park, M.S., Heo, T.Y. &amp; Huntsinger, L.F. (2006) Improving the prediction of annual average daily traffic for nonfreeway facilities by applying a spatial statistical method. </w:t>
      </w:r>
      <w:r>
        <w:rPr>
          <w:rStyle w:val="Emphasis"/>
        </w:rPr>
        <w:t>Transportation Research Record: Journal of the Transportation Research Board</w:t>
      </w:r>
      <w:r>
        <w:rPr/>
        <w:t xml:space="preserve"> </w:t>
      </w:r>
      <w:r>
        <w:rPr>
          <w:rStyle w:val="Textbf"/>
        </w:rPr>
        <w:t>1968</w:t>
      </w:r>
      <w:r>
        <w:rPr/>
        <w:t xml:space="preserve">, 20–29. </w:t>
      </w:r>
    </w:p>
    <w:p>
      <w:pPr>
        <w:pStyle w:val="Firstlineindent"/>
        <w:spacing w:lineRule="auto" w:line="360"/>
        <w:rPr/>
      </w:pPr>
      <w:bookmarkStart w:id="19" w:name="Ref_Xform98"/>
      <w:bookmarkEnd w:id="19"/>
      <w:r>
        <w:rPr/>
        <w:t xml:space="preserve">Forman, R.T. &amp; Alexander, L.E. (1998) Roads and their major ecological effects. </w:t>
      </w:r>
      <w:r>
        <w:rPr>
          <w:rStyle w:val="Emphasis"/>
        </w:rPr>
        <w:t>Annual Review of Ecology and Systematics</w:t>
      </w:r>
      <w:r>
        <w:rPr/>
        <w:t xml:space="preserve"> </w:t>
      </w:r>
      <w:r>
        <w:rPr>
          <w:rStyle w:val="Textbf"/>
        </w:rPr>
        <w:t>29</w:t>
      </w:r>
      <w:r>
        <w:rPr/>
        <w:t xml:space="preserve">, 207–231. </w:t>
      </w:r>
    </w:p>
    <w:p>
      <w:pPr>
        <w:pStyle w:val="Firstlineindent"/>
        <w:spacing w:lineRule="auto" w:line="360"/>
        <w:rPr/>
      </w:pPr>
      <w:bookmarkStart w:id="20" w:name="Ref_Xfrie02"/>
      <w:bookmarkEnd w:id="20"/>
      <w:r>
        <w:rPr/>
        <w:t xml:space="preserve">Friedman, J.H. (2002) Stochastic gradient boosting. </w:t>
      </w:r>
      <w:r>
        <w:rPr>
          <w:rStyle w:val="Emphasis"/>
        </w:rPr>
        <w:t>Computational Statistics &amp; Data Analysis</w:t>
      </w:r>
      <w:r>
        <w:rPr/>
        <w:t xml:space="preserve"> </w:t>
      </w:r>
      <w:r>
        <w:rPr>
          <w:rStyle w:val="Textbf"/>
        </w:rPr>
        <w:t>38</w:t>
      </w:r>
      <w:r>
        <w:rPr/>
        <w:t xml:space="preserve">, 367 – 378. </w:t>
      </w:r>
    </w:p>
    <w:p>
      <w:pPr>
        <w:pStyle w:val="Firstlineindent"/>
        <w:spacing w:lineRule="auto" w:line="360"/>
        <w:rPr/>
      </w:pPr>
      <w:bookmarkStart w:id="21" w:name="Ref_Xgagn07"/>
      <w:bookmarkEnd w:id="21"/>
      <w:r>
        <w:rPr/>
        <w:t xml:space="preserve">Gagnon, J.W., Theimer, T.C., Dodd, N.L., Boe, S. &amp; Schweinsburg, R.E. (2007) Traffic volume alters elk distribution and highway crossings in arizona. </w:t>
      </w:r>
      <w:r>
        <w:rPr>
          <w:rStyle w:val="Emphasis"/>
        </w:rPr>
        <w:t>The Journal of Wildlife Management</w:t>
      </w:r>
      <w:r>
        <w:rPr/>
        <w:t xml:space="preserve"> </w:t>
      </w:r>
      <w:r>
        <w:rPr>
          <w:rStyle w:val="Textbf"/>
        </w:rPr>
        <w:t>71</w:t>
      </w:r>
      <w:r>
        <w:rPr/>
        <w:t xml:space="preserve">, 2318–2323. </w:t>
      </w:r>
    </w:p>
    <w:p>
      <w:pPr>
        <w:pStyle w:val="Firstlineindent"/>
        <w:spacing w:lineRule="auto" w:line="360"/>
        <w:rPr/>
      </w:pPr>
      <w:bookmarkStart w:id="22" w:name="Ref_Xgilp86"/>
      <w:bookmarkEnd w:id="22"/>
      <w:r>
        <w:rPr/>
        <w:t xml:space="preserve">Gilpin, M.E &amp; Soule, M. (1986) </w:t>
      </w:r>
      <w:r>
        <w:rPr>
          <w:rStyle w:val="Emphasis"/>
        </w:rPr>
        <w:t>Conservation biology: the science of scarcity and diversity</w:t>
      </w:r>
      <w:r>
        <w:rPr/>
        <w:t xml:space="preserve">, chap. Minimum viable populations: processes of species extinction, pp. 19–34. Sinauer Associates. </w:t>
      </w:r>
    </w:p>
    <w:p>
      <w:pPr>
        <w:pStyle w:val="Firstlineindent"/>
        <w:spacing w:lineRule="auto" w:line="360"/>
        <w:rPr/>
      </w:pPr>
      <w:bookmarkStart w:id="23" w:name="Ref_Xgome08"/>
      <w:bookmarkEnd w:id="23"/>
      <w:r>
        <w:rPr/>
        <w:t xml:space="preserve">Gomes, L., Grilo, C., Silva, C. &amp; Mira, A. (2008) Identification methods and deterministic factors of owl roadkill hotspot locations in mediterranean landscapes. </w:t>
      </w:r>
      <w:r>
        <w:rPr>
          <w:rStyle w:val="Emphasis"/>
        </w:rPr>
        <w:t>Ecological Research</w:t>
      </w:r>
      <w:r>
        <w:rPr/>
        <w:t xml:space="preserve"> </w:t>
      </w:r>
      <w:r>
        <w:rPr>
          <w:rStyle w:val="Textbf"/>
        </w:rPr>
        <w:t>24</w:t>
      </w:r>
      <w:r>
        <w:rPr/>
        <w:t xml:space="preserve">, 355–370. </w:t>
      </w:r>
    </w:p>
    <w:p>
      <w:pPr>
        <w:pStyle w:val="Firstlineindent"/>
        <w:spacing w:lineRule="auto" w:line="360"/>
        <w:rPr/>
      </w:pPr>
      <w:bookmarkStart w:id="24" w:name="Ref_Xgrah04"/>
      <w:bookmarkEnd w:id="24"/>
      <w:r>
        <w:rPr/>
        <w:t xml:space="preserve">Graham, C.H., Ferrier, S., Huettman, F., Moritz, C. &amp; Peterson, A.T. (2004) New developments in museum-based informatics and applications in biodiversity analysis. </w:t>
      </w:r>
      <w:r>
        <w:rPr>
          <w:rStyle w:val="Emphasis"/>
        </w:rPr>
        <w:t>Trends in Ecology &amp; Evolution</w:t>
      </w:r>
      <w:r>
        <w:rPr/>
        <w:t xml:space="preserve"> </w:t>
      </w:r>
      <w:r>
        <w:rPr>
          <w:rStyle w:val="Textbf"/>
        </w:rPr>
        <w:t>19</w:t>
      </w:r>
      <w:r>
        <w:rPr/>
        <w:t xml:space="preserve">, 497 – 503. </w:t>
      </w:r>
    </w:p>
    <w:p>
      <w:pPr>
        <w:pStyle w:val="Firstlineindent"/>
        <w:spacing w:lineRule="auto" w:line="360"/>
        <w:rPr/>
      </w:pPr>
      <w:bookmarkStart w:id="25" w:name="Ref_Xguil15"/>
      <w:bookmarkEnd w:id="25"/>
      <w:r>
        <w:rPr/>
        <w:t xml:space="preserve">Guillera-Arroita, G., Lahoz-Monfort, J.J., Elith, J., Gordon, A., Kujala, H., Lentini, P.E., McCarthy, M.A., Tingley, R. &amp; Wintle, B.A. (2015) Is my species distribution model fit for purpose? matching data and models to applications. </w:t>
      </w:r>
      <w:r>
        <w:rPr>
          <w:rStyle w:val="Emphasis"/>
        </w:rPr>
        <w:t>Global Ecology and Biogeography</w:t>
      </w:r>
      <w:r>
        <w:rPr/>
        <w:t xml:space="preserve"> . </w:t>
      </w:r>
    </w:p>
    <w:p>
      <w:pPr>
        <w:pStyle w:val="Firstlineindent"/>
        <w:spacing w:lineRule="auto" w:line="360"/>
        <w:rPr/>
      </w:pPr>
      <w:bookmarkStart w:id="26" w:name="Ref_Xguis05"/>
      <w:bookmarkEnd w:id="26"/>
      <w:r>
        <w:rPr/>
        <w:t xml:space="preserve">Guisan, A. &amp; Thuiller, W. (2005) Predicting species distribution: offering more than simple habitat models. </w:t>
      </w:r>
      <w:r>
        <w:rPr>
          <w:rStyle w:val="Emphasis"/>
        </w:rPr>
        <w:t>Ecology letters</w:t>
      </w:r>
      <w:r>
        <w:rPr/>
        <w:t xml:space="preserve"> </w:t>
      </w:r>
      <w:r>
        <w:rPr>
          <w:rStyle w:val="Textbf"/>
        </w:rPr>
        <w:t>8</w:t>
      </w:r>
      <w:r>
        <w:rPr/>
        <w:t xml:space="preserve">, 993–1009. </w:t>
      </w:r>
    </w:p>
    <w:p>
      <w:pPr>
        <w:pStyle w:val="Firstlineindent"/>
        <w:spacing w:lineRule="auto" w:line="360"/>
        <w:rPr/>
      </w:pPr>
      <w:bookmarkStart w:id="27" w:name="Ref_Xgund98"/>
      <w:bookmarkEnd w:id="27"/>
      <w:r>
        <w:rPr/>
        <w:t xml:space="preserve">Gundersen, H. &amp; Andreassen, H.P. (1998) The risk of moose alces alces collision: A predictive logistic model for moose-train accidents. </w:t>
      </w:r>
      <w:r>
        <w:rPr>
          <w:rStyle w:val="Emphasis"/>
        </w:rPr>
        <w:t>Wildlife Biology</w:t>
      </w:r>
      <w:r>
        <w:rPr/>
        <w:t xml:space="preserve"> </w:t>
      </w:r>
      <w:r>
        <w:rPr>
          <w:rStyle w:val="Textbf"/>
        </w:rPr>
        <w:t>4</w:t>
      </w:r>
      <w:r>
        <w:rPr/>
        <w:t xml:space="preserve">, 103–110. </w:t>
      </w:r>
    </w:p>
    <w:p>
      <w:pPr>
        <w:pStyle w:val="Firstlineindent"/>
        <w:spacing w:lineRule="auto" w:line="360"/>
        <w:rPr/>
      </w:pPr>
      <w:bookmarkStart w:id="28" w:name="Ref_Xguns09"/>
      <w:bookmarkEnd w:id="28"/>
      <w:r>
        <w:rPr/>
        <w:t xml:space="preserve">Gunson, K.E., Clevenger, A.P., Ford, A.T., Bissonette, J.A. &amp; Hardy, A. (2009) A comparison of data sets varying in spatial accuracy used to predict the occurrence of wildlife-vehicle collisions. </w:t>
      </w:r>
      <w:r>
        <w:rPr>
          <w:rStyle w:val="Emphasis"/>
        </w:rPr>
        <w:t>Environmental Management</w:t>
      </w:r>
      <w:r>
        <w:rPr/>
        <w:t xml:space="preserve"> </w:t>
      </w:r>
      <w:r>
        <w:rPr>
          <w:rStyle w:val="Textbf"/>
        </w:rPr>
        <w:t>44</w:t>
      </w:r>
      <w:r>
        <w:rPr/>
        <w:t xml:space="preserve">, 268–277. </w:t>
      </w:r>
    </w:p>
    <w:p>
      <w:pPr>
        <w:pStyle w:val="Firstlineindent"/>
        <w:spacing w:lineRule="auto" w:line="360"/>
        <w:rPr/>
      </w:pPr>
      <w:bookmarkStart w:id="29" w:name="Ref_Xguns11"/>
      <w:bookmarkEnd w:id="29"/>
      <w:r>
        <w:rPr/>
        <w:t xml:space="preserve">Gunson, K.E., Mountrakis, G. &amp; Quackenbush, L.J. (2011) Spatial wildlife-vehicle collision models: A review of current work and its application to transportation mitigation projects. </w:t>
      </w:r>
      <w:r>
        <w:rPr>
          <w:rStyle w:val="Emphasis"/>
        </w:rPr>
        <w:t>Journal of Environmental Management</w:t>
      </w:r>
      <w:r>
        <w:rPr/>
        <w:t xml:space="preserve"> </w:t>
      </w:r>
      <w:r>
        <w:rPr>
          <w:rStyle w:val="Textbf"/>
        </w:rPr>
        <w:t>92</w:t>
      </w:r>
      <w:r>
        <w:rPr/>
        <w:t xml:space="preserve">, 1074 – 1082. </w:t>
      </w:r>
    </w:p>
    <w:p>
      <w:pPr>
        <w:pStyle w:val="Firstlineindent"/>
        <w:spacing w:lineRule="auto" w:line="360"/>
        <w:rPr/>
      </w:pPr>
      <w:bookmarkStart w:id="30" w:name="Ref_Xhoth12"/>
      <w:bookmarkEnd w:id="30"/>
      <w:r>
        <w:rPr/>
        <w:t xml:space="preserve">Hothorn, T., Brandl, R. &amp; Müller, J. (2012) Large-scale model-based assessment of deer-vehicle collision risk. </w:t>
      </w:r>
      <w:r>
        <w:rPr>
          <w:rStyle w:val="Emphasis"/>
        </w:rPr>
        <w:t>PLoS One</w:t>
      </w:r>
      <w:r>
        <w:rPr/>
        <w:t xml:space="preserve"> </w:t>
      </w:r>
      <w:r>
        <w:rPr>
          <w:rStyle w:val="Textbf"/>
        </w:rPr>
        <w:t>7</w:t>
      </w:r>
      <w:r>
        <w:rPr/>
        <w:t xml:space="preserve">, e29510. </w:t>
      </w:r>
    </w:p>
    <w:p>
      <w:pPr>
        <w:pStyle w:val="Firstlineindent"/>
        <w:spacing w:lineRule="auto" w:line="360"/>
        <w:rPr/>
      </w:pPr>
      <w:bookmarkStart w:id="31" w:name="Ref_Xhuij03"/>
      <w:bookmarkEnd w:id="31"/>
      <w:r>
        <w:rPr/>
        <w:t xml:space="preserve">Huijser, M.P. &amp; McGowen, P.T. (2003) Overview of animal detection and animal warning systems in north america and europe. </w:t>
      </w:r>
      <w:r>
        <w:rPr>
          <w:rStyle w:val="Emphasis"/>
        </w:rPr>
        <w:t>ICOET 2003 Proceedings: Making Connections</w:t>
      </w:r>
      <w:r>
        <w:rPr/>
        <w:t xml:space="preserve">. </w:t>
      </w:r>
    </w:p>
    <w:p>
      <w:pPr>
        <w:pStyle w:val="Firstlineindent"/>
        <w:spacing w:lineRule="auto" w:line="360"/>
        <w:rPr/>
      </w:pPr>
      <w:bookmarkStart w:id="32" w:name="Ref_Xhuij06"/>
      <w:bookmarkEnd w:id="32"/>
      <w:r>
        <w:rPr/>
        <w:t xml:space="preserve">Huijser, M.P., McGowen, P.T., Camel, W., Hardy, A., Wright, P., Clevenger, A.P., Salsman, L. &amp; Wilson, T. (2006) Animal vehicle crash mitigation using advanced technology, phase I: review, design and implementation. Tech. rep., Oregon Department of Transportation. </w:t>
      </w:r>
    </w:p>
    <w:p>
      <w:pPr>
        <w:pStyle w:val="Firstlineindent"/>
        <w:spacing w:lineRule="auto" w:line="360"/>
        <w:rPr/>
      </w:pPr>
      <w:bookmarkStart w:id="33" w:name="Ref_Xhuij07a"/>
      <w:bookmarkEnd w:id="33"/>
      <w:r>
        <w:rPr/>
        <w:t xml:space="preserve">Huijser, M.P., Wagner, M.E., Hardy, A., Clevenger, A.P. &amp; Fuller, J.A. (2007) Animal-vehicle collision data collection throughout the united states and canada. </w:t>
      </w:r>
      <w:r>
        <w:rPr>
          <w:rStyle w:val="Emphasis"/>
        </w:rPr>
        <w:t>ICOET 2007 Proceedings: Wildlife and Terrestrial Ecosystems</w:t>
      </w:r>
      <w:r>
        <w:rPr/>
        <w:t xml:space="preserve">. </w:t>
      </w:r>
    </w:p>
    <w:p>
      <w:pPr>
        <w:pStyle w:val="Firstlineindent"/>
        <w:spacing w:lineRule="auto" w:line="360"/>
        <w:rPr/>
      </w:pPr>
      <w:bookmarkStart w:id="34" w:name="Ref_Xhurl09"/>
      <w:bookmarkEnd w:id="34"/>
      <w:r>
        <w:rPr/>
        <w:t xml:space="preserve">Hurley, M.V., Rapaport, E.K. &amp; Johnson, C.J. (2009) Utility of expert-based knowledge for predicting wildlife-vehicle collisions. </w:t>
      </w:r>
      <w:r>
        <w:rPr>
          <w:rStyle w:val="Emphasis"/>
        </w:rPr>
        <w:t>The Journal of Wildlife Management</w:t>
      </w:r>
      <w:r>
        <w:rPr/>
        <w:t xml:space="preserve"> </w:t>
      </w:r>
      <w:r>
        <w:rPr>
          <w:rStyle w:val="Textbf"/>
        </w:rPr>
        <w:t>73</w:t>
      </w:r>
      <w:r>
        <w:rPr/>
        <w:t xml:space="preserve">, 278–286. </w:t>
      </w:r>
    </w:p>
    <w:p>
      <w:pPr>
        <w:pStyle w:val="Firstlineindent"/>
        <w:spacing w:lineRule="auto" w:line="360"/>
        <w:rPr/>
      </w:pPr>
      <w:bookmarkStart w:id="35" w:name="Ref_Xjaeg04"/>
      <w:bookmarkEnd w:id="35"/>
      <w:r>
        <w:rPr/>
        <w:t xml:space="preserve">Jaeger, J.A. &amp; Fahrig, L. (2004) Effects of road fencing on population persistence. </w:t>
      </w:r>
      <w:r>
        <w:rPr>
          <w:rStyle w:val="Emphasis"/>
        </w:rPr>
        <w:t>Conservation Biology</w:t>
      </w:r>
      <w:r>
        <w:rPr/>
        <w:t xml:space="preserve"> </w:t>
      </w:r>
      <w:r>
        <w:rPr>
          <w:rStyle w:val="Textbf"/>
        </w:rPr>
        <w:t>18</w:t>
      </w:r>
      <w:r>
        <w:rPr/>
        <w:t xml:space="preserve">, 1651–1657. </w:t>
      </w:r>
    </w:p>
    <w:p>
      <w:pPr>
        <w:pStyle w:val="Firstlineindent"/>
        <w:spacing w:lineRule="auto" w:line="360"/>
        <w:rPr/>
      </w:pPr>
      <w:bookmarkStart w:id="36" w:name="Ref_Xkear09"/>
      <w:bookmarkEnd w:id="36"/>
      <w:r>
        <w:rPr/>
        <w:t xml:space="preserve">Kearney, M. &amp; Porter, W. (2009) Mechanistic niche modelling: combining physiological and spatial data to predict species ranges. </w:t>
      </w:r>
      <w:r>
        <w:rPr>
          <w:rStyle w:val="Emphasis"/>
        </w:rPr>
        <w:t>Ecology letters</w:t>
      </w:r>
      <w:r>
        <w:rPr/>
        <w:t xml:space="preserve"> </w:t>
      </w:r>
      <w:r>
        <w:rPr>
          <w:rStyle w:val="Textbf"/>
        </w:rPr>
        <w:t>12</w:t>
      </w:r>
      <w:r>
        <w:rPr/>
        <w:t xml:space="preserve">, 334–350. </w:t>
      </w:r>
    </w:p>
    <w:p>
      <w:pPr>
        <w:pStyle w:val="Firstlineindent"/>
        <w:spacing w:lineRule="auto" w:line="360"/>
        <w:rPr/>
      </w:pPr>
      <w:bookmarkStart w:id="37" w:name="Ref_Xkloc06"/>
      <w:bookmarkEnd w:id="37"/>
      <w:r>
        <w:rPr/>
        <w:t xml:space="preserve">Klöcker, U., Croft, D.B. &amp; Ramp, D. (2006) Frequency and causes of kangaroo–vehicle collisions on an australian outback highway. </w:t>
      </w:r>
      <w:r>
        <w:rPr>
          <w:rStyle w:val="Emphasis"/>
        </w:rPr>
        <w:t>Wildlife Research</w:t>
      </w:r>
      <w:r>
        <w:rPr/>
        <w:t xml:space="preserve"> </w:t>
      </w:r>
      <w:r>
        <w:rPr>
          <w:rStyle w:val="Textbf"/>
        </w:rPr>
        <w:t>33</w:t>
      </w:r>
      <w:r>
        <w:rPr/>
        <w:t xml:space="preserve">, 5–15. </w:t>
      </w:r>
    </w:p>
    <w:p>
      <w:pPr>
        <w:pStyle w:val="Firstlineindent"/>
        <w:spacing w:lineRule="auto" w:line="360"/>
        <w:rPr/>
      </w:pPr>
      <w:bookmarkStart w:id="38" w:name="Ref_Xlang09"/>
      <w:bookmarkEnd w:id="38"/>
      <w:r>
        <w:rPr/>
        <w:t xml:space="preserve">Langen, T.A., Ogden, K.M. &amp; Schwarting, L.L. (2009) Predicting hot spots of herpetofauna road mortality along highway networks. </w:t>
      </w:r>
      <w:r>
        <w:rPr>
          <w:rStyle w:val="Emphasis"/>
        </w:rPr>
        <w:t>The Journal of Wildlife Management</w:t>
      </w:r>
      <w:r>
        <w:rPr/>
        <w:t xml:space="preserve"> </w:t>
      </w:r>
      <w:r>
        <w:rPr>
          <w:rStyle w:val="Textbf"/>
        </w:rPr>
        <w:t>73</w:t>
      </w:r>
      <w:r>
        <w:rPr/>
        <w:t xml:space="preserve">, 104–114. </w:t>
      </w:r>
    </w:p>
    <w:p>
      <w:pPr>
        <w:pStyle w:val="Firstlineindent"/>
        <w:spacing w:lineRule="auto" w:line="360"/>
        <w:rPr/>
      </w:pPr>
      <w:bookmarkStart w:id="39" w:name="Ref_Xlee04"/>
      <w:bookmarkEnd w:id="39"/>
      <w:r>
        <w:rPr/>
        <w:t xml:space="preserve">Lee, E., Klöcker, U., Croft, D.B. &amp; Ramp, D. (2004) Kangaroo-vehicle collisions in Australia’s sheep rangelands during and following drought periods. </w:t>
      </w:r>
      <w:r>
        <w:rPr>
          <w:rStyle w:val="Emphasis"/>
        </w:rPr>
        <w:t>Australian Mammalogy</w:t>
      </w:r>
      <w:r>
        <w:rPr/>
        <w:t xml:space="preserve"> </w:t>
      </w:r>
      <w:r>
        <w:rPr>
          <w:rStyle w:val="Textbf"/>
        </w:rPr>
        <w:t>26</w:t>
      </w:r>
      <w:r>
        <w:rPr/>
        <w:t xml:space="preserve">, 215–226. </w:t>
      </w:r>
    </w:p>
    <w:p>
      <w:pPr>
        <w:pStyle w:val="Firstlineindent"/>
        <w:spacing w:lineRule="auto" w:line="360"/>
        <w:rPr/>
      </w:pPr>
      <w:bookmarkStart w:id="40" w:name="Ref_Xlitv08"/>
      <w:bookmarkEnd w:id="40"/>
      <w:r>
        <w:rPr/>
        <w:t xml:space="preserve">Litvaitis, J.A. &amp; Tash, J.P. (2008) An approach toward understanding wildlife-vehicle collisions. </w:t>
      </w:r>
      <w:r>
        <w:rPr>
          <w:rStyle w:val="Emphasis"/>
        </w:rPr>
        <w:t>Environmental Management</w:t>
      </w:r>
      <w:r>
        <w:rPr/>
        <w:t xml:space="preserve"> </w:t>
      </w:r>
      <w:r>
        <w:rPr>
          <w:rStyle w:val="Textbf"/>
        </w:rPr>
        <w:t>42</w:t>
      </w:r>
      <w:r>
        <w:rPr/>
        <w:t xml:space="preserve">, 688–697. </w:t>
      </w:r>
    </w:p>
    <w:p>
      <w:pPr>
        <w:pStyle w:val="Firstlineindent"/>
        <w:spacing w:lineRule="auto" w:line="360"/>
        <w:rPr/>
      </w:pPr>
      <w:bookmarkStart w:id="41" w:name="Ref_Xmalo04"/>
      <w:bookmarkEnd w:id="41"/>
      <w:r>
        <w:rPr/>
        <w:t xml:space="preserve">Malo, J.E., Suárez, F. &amp; Díez, A. (2004) Can we mitigate animal–vehicle accidents using predictive models? </w:t>
      </w:r>
      <w:r>
        <w:rPr>
          <w:rStyle w:val="Emphasis"/>
        </w:rPr>
        <w:t>Journal of Applied Ecology</w:t>
      </w:r>
      <w:r>
        <w:rPr/>
        <w:t xml:space="preserve"> </w:t>
      </w:r>
      <w:r>
        <w:rPr>
          <w:rStyle w:val="Textbf"/>
        </w:rPr>
        <w:t>41</w:t>
      </w:r>
      <w:r>
        <w:rPr/>
        <w:t xml:space="preserve">, 701–710. </w:t>
      </w:r>
    </w:p>
    <w:p>
      <w:pPr>
        <w:pStyle w:val="Firstlineindent"/>
        <w:spacing w:lineRule="auto" w:line="360"/>
        <w:rPr/>
      </w:pPr>
      <w:bookmarkStart w:id="42" w:name="Ref_Xmark12"/>
      <w:bookmarkEnd w:id="42"/>
      <w:r>
        <w:rPr/>
        <w:t xml:space="preserve">Markolt, F., Szemethy, L., Lehoczki, R. &amp; Heltai, M. (2012) Spatial and temporal evaluation of wildlife-vehicle collisions along the m3 highway in hungary. </w:t>
      </w:r>
      <w:r>
        <w:rPr>
          <w:rStyle w:val="Emphasis"/>
        </w:rPr>
        <w:t>North-Western Journal of Zoology</w:t>
      </w:r>
      <w:r>
        <w:rPr/>
        <w:t xml:space="preserve"> </w:t>
      </w:r>
      <w:r>
        <w:rPr>
          <w:rStyle w:val="Textbf"/>
        </w:rPr>
        <w:t>8</w:t>
      </w:r>
      <w:r>
        <w:rPr/>
        <w:t xml:space="preserve">, 414–425. </w:t>
      </w:r>
    </w:p>
    <w:p>
      <w:pPr>
        <w:pStyle w:val="Firstlineindent"/>
        <w:spacing w:lineRule="auto" w:line="360"/>
        <w:rPr/>
      </w:pPr>
      <w:bookmarkStart w:id="43" w:name="Ref_Xmccu00"/>
      <w:bookmarkEnd w:id="43"/>
      <w:r>
        <w:rPr/>
        <w:t xml:space="preserve">McCullough, D.R. &amp; McCullough, Y. (2000) </w:t>
      </w:r>
      <w:r>
        <w:rPr>
          <w:rStyle w:val="Emphasis"/>
        </w:rPr>
        <w:t>Kangaroos in Outback Australia: Comparative Ecology and Behavior of Three Co-Existing Species</w:t>
      </w:r>
      <w:r>
        <w:rPr/>
        <w:t xml:space="preserve">. Columbia University Press, New York, New York. </w:t>
      </w:r>
    </w:p>
    <w:p>
      <w:pPr>
        <w:pStyle w:val="Firstlineindent"/>
        <w:spacing w:lineRule="auto" w:line="360"/>
        <w:rPr/>
      </w:pPr>
      <w:bookmarkStart w:id="44" w:name="Ref_Xmeis14"/>
      <w:bookmarkEnd w:id="44"/>
      <w:r>
        <w:rPr/>
        <w:t xml:space="preserve">Meisingset, E.L., Loe, L.E., Brekkum, . &amp; Mysterud, A. (2014) Targeting mitigation efforts: The role of speed limit and road edge clearance for deervehicle collisions. </w:t>
      </w:r>
      <w:r>
        <w:rPr>
          <w:rStyle w:val="Emphasis"/>
        </w:rPr>
        <w:t>The Journal of Wildlife Management</w:t>
      </w:r>
      <w:r>
        <w:rPr/>
        <w:t xml:space="preserve"> </w:t>
      </w:r>
      <w:r>
        <w:rPr>
          <w:rStyle w:val="Textbf"/>
        </w:rPr>
        <w:t>78</w:t>
      </w:r>
      <w:r>
        <w:rPr/>
        <w:t xml:space="preserve">, 679–688, URL </w:t>
      </w:r>
      <w:r>
        <w:rPr>
          <w:rStyle w:val="Texttt"/>
        </w:rPr>
        <w:t>http://dx.doi.org/10.1002/jwmg.712</w:t>
      </w:r>
      <w:r>
        <w:rPr/>
        <w:t xml:space="preserve">. </w:t>
      </w:r>
    </w:p>
    <w:p>
      <w:pPr>
        <w:pStyle w:val="Firstlineindent"/>
        <w:spacing w:lineRule="auto" w:line="360"/>
        <w:rPr/>
      </w:pPr>
      <w:bookmarkStart w:id="45" w:name="Ref_Xpola14"/>
      <w:bookmarkEnd w:id="45"/>
      <w:r>
        <w:rPr/>
        <w:t xml:space="preserve">Polak, T., Rhodes, J.R., Jones, D. &amp; Possingham, H.P. (2014) Optimal planning for mitigating the impacts of roads on wildlife. </w:t>
      </w:r>
      <w:r>
        <w:rPr>
          <w:rStyle w:val="Emphasis"/>
        </w:rPr>
        <w:t>Journal of Applied Ecology</w:t>
      </w:r>
      <w:r>
        <w:rPr/>
        <w:t xml:space="preserve"> </w:t>
      </w:r>
      <w:r>
        <w:rPr>
          <w:rStyle w:val="Textbf"/>
        </w:rPr>
        <w:t>51</w:t>
      </w:r>
      <w:r>
        <w:rPr/>
        <w:t xml:space="preserve">, 726–734. </w:t>
      </w:r>
    </w:p>
    <w:p>
      <w:pPr>
        <w:pStyle w:val="Firstlineindent"/>
        <w:spacing w:lineRule="auto" w:line="360"/>
        <w:rPr/>
      </w:pPr>
      <w:bookmarkStart w:id="46" w:name="Ref_Xqgis09"/>
      <w:bookmarkEnd w:id="46"/>
      <w:r>
        <w:rPr/>
        <w:t xml:space="preserve">QGIS Development Team (2009) Quantum geographic information system. URL </w:t>
      </w:r>
      <w:r>
        <w:rPr>
          <w:rStyle w:val="Texttt"/>
        </w:rPr>
        <w:t>http://qgis.osgeo.org</w:t>
      </w:r>
      <w:r>
        <w:rPr/>
        <w:t xml:space="preserve">. </w:t>
      </w:r>
    </w:p>
    <w:p>
      <w:pPr>
        <w:pStyle w:val="Firstlineindent"/>
        <w:spacing w:lineRule="auto" w:line="360"/>
        <w:rPr/>
      </w:pPr>
      <w:bookmarkStart w:id="47" w:name="Ref_Xrdct04"/>
      <w:bookmarkEnd w:id="47"/>
      <w:r>
        <w:rPr/>
        <w:t xml:space="preserve">R Development Core Team (2004) R: A language and environment for statistical computing. URL </w:t>
      </w:r>
      <w:r>
        <w:rPr>
          <w:rStyle w:val="Texttt"/>
        </w:rPr>
        <w:t>http://www.r-project.org/</w:t>
      </w:r>
      <w:r>
        <w:rPr/>
        <w:t xml:space="preserve">. </w:t>
      </w:r>
    </w:p>
    <w:p>
      <w:pPr>
        <w:pStyle w:val="Firstlineindent"/>
        <w:spacing w:lineRule="auto" w:line="360"/>
        <w:rPr/>
      </w:pPr>
      <w:bookmarkStart w:id="48" w:name="Ref_Xramp06"/>
      <w:bookmarkEnd w:id="48"/>
      <w:r>
        <w:rPr/>
        <w:t xml:space="preserve">Ramp, D. &amp; Ben-Ami, D. (2006) The effect of road-based fatalities on the viability of a peri-urban swamp wallaby population. </w:t>
      </w:r>
      <w:r>
        <w:rPr>
          <w:rStyle w:val="Emphasis"/>
        </w:rPr>
        <w:t>The Journal of Wildlife Management</w:t>
      </w:r>
      <w:r>
        <w:rPr/>
        <w:t xml:space="preserve"> </w:t>
      </w:r>
      <w:r>
        <w:rPr>
          <w:rStyle w:val="Textbf"/>
        </w:rPr>
        <w:t>70</w:t>
      </w:r>
      <w:r>
        <w:rPr/>
        <w:t xml:space="preserve">, 1615–1624. </w:t>
      </w:r>
    </w:p>
    <w:p>
      <w:pPr>
        <w:pStyle w:val="Firstlineindent"/>
        <w:spacing w:lineRule="auto" w:line="360"/>
        <w:rPr/>
      </w:pPr>
      <w:bookmarkStart w:id="49" w:name="Ref_Xramp05"/>
      <w:bookmarkEnd w:id="49"/>
      <w:r>
        <w:rPr/>
        <w:t xml:space="preserve">Ramp, D., Caldwell, J., Edwards, K.A., Warton, D. &amp; Croft, D.B. (2005) Modelling of wildlife fatality hotspots along the snowy mountain highway in New South Wales, Australia. </w:t>
      </w:r>
      <w:r>
        <w:rPr>
          <w:rStyle w:val="Emphasis"/>
        </w:rPr>
        <w:t>Biological Conservation</w:t>
      </w:r>
      <w:r>
        <w:rPr/>
        <w:t xml:space="preserve"> </w:t>
      </w:r>
      <w:r>
        <w:rPr>
          <w:rStyle w:val="Textbf"/>
        </w:rPr>
        <w:t>126</w:t>
      </w:r>
      <w:r>
        <w:rPr/>
        <w:t xml:space="preserve">, 474–490. </w:t>
      </w:r>
    </w:p>
    <w:p>
      <w:pPr>
        <w:pStyle w:val="Firstlineindent"/>
        <w:spacing w:lineRule="auto" w:line="360"/>
        <w:rPr/>
      </w:pPr>
      <w:bookmarkStart w:id="50" w:name="Ref_Xroge09"/>
      <w:bookmarkEnd w:id="50"/>
      <w:r>
        <w:rPr/>
        <w:t xml:space="preserve">Roger, E. &amp; Ramp, D. (2009) Incorporating habitat use in models of fauna fatalities on roads. </w:t>
      </w:r>
      <w:r>
        <w:rPr>
          <w:rStyle w:val="Emphasis"/>
        </w:rPr>
        <w:t>Diversity and Distributions</w:t>
      </w:r>
      <w:r>
        <w:rPr/>
        <w:t xml:space="preserve"> </w:t>
      </w:r>
      <w:r>
        <w:rPr>
          <w:rStyle w:val="Textbf"/>
        </w:rPr>
        <w:t>15</w:t>
      </w:r>
      <w:r>
        <w:rPr/>
        <w:t xml:space="preserve">, 222–231. </w:t>
      </w:r>
    </w:p>
    <w:p>
      <w:pPr>
        <w:pStyle w:val="Firstlineindent"/>
        <w:spacing w:lineRule="auto" w:line="360"/>
        <w:rPr/>
      </w:pPr>
      <w:bookmarkStart w:id="51" w:name="Ref_Xsant13"/>
      <w:bookmarkEnd w:id="51"/>
      <w:r>
        <w:rPr/>
        <w:t xml:space="preserve">Santos, S.M., Lourenço, R., Mira, A. &amp; Beja, P. (2013) Relative effects of road risk, habitat suitability, and connectivity on wildlife roadkills: The case of tawny owls (strix aluco). </w:t>
      </w:r>
      <w:r>
        <w:rPr>
          <w:rStyle w:val="Emphasis"/>
        </w:rPr>
        <w:t>PLoS One</w:t>
      </w:r>
      <w:r>
        <w:rPr/>
        <w:t xml:space="preserve"> </w:t>
      </w:r>
      <w:r>
        <w:rPr>
          <w:rStyle w:val="Textbf"/>
        </w:rPr>
        <w:t>8</w:t>
      </w:r>
      <w:r>
        <w:rPr/>
        <w:t xml:space="preserve">, e79967. </w:t>
      </w:r>
    </w:p>
    <w:p>
      <w:pPr>
        <w:pStyle w:val="Firstlineindent"/>
        <w:spacing w:lineRule="auto" w:line="360"/>
        <w:rPr/>
      </w:pPr>
      <w:bookmarkStart w:id="52" w:name="Ref_Xgpsv13"/>
      <w:bookmarkEnd w:id="52"/>
      <w:r>
        <w:rPr/>
        <w:t xml:space="preserve">Schneider, A. (2013) Gps visualizer. Accessed July, 2014, URL </w:t>
      </w:r>
      <w:r>
        <w:rPr>
          <w:rStyle w:val="Texttt"/>
        </w:rPr>
        <w:t>http://www.gpsvisualizer.com/</w:t>
      </w:r>
      <w:r>
        <w:rPr/>
        <w:t xml:space="preserve">. </w:t>
      </w:r>
    </w:p>
    <w:p>
      <w:pPr>
        <w:pStyle w:val="Firstlineindent"/>
        <w:spacing w:lineRule="auto" w:line="360"/>
        <w:rPr/>
      </w:pPr>
      <w:bookmarkStart w:id="53" w:name="Ref_Xseav00"/>
      <w:bookmarkEnd w:id="53"/>
      <w:r>
        <w:rPr/>
        <w:t xml:space="preserve">Seaver, W.L., Chatterjee, A. &amp; Seaver, M.L. (2000) Estimation of traffic volume on rural local roads. </w:t>
      </w:r>
      <w:r>
        <w:rPr>
          <w:rStyle w:val="Emphasis"/>
        </w:rPr>
        <w:t>Transportation Research Record: Journal of the Transportation Research Board</w:t>
      </w:r>
      <w:r>
        <w:rPr/>
        <w:t xml:space="preserve"> </w:t>
      </w:r>
      <w:r>
        <w:rPr>
          <w:rStyle w:val="Textbf"/>
        </w:rPr>
        <w:t>1719</w:t>
      </w:r>
      <w:r>
        <w:rPr/>
        <w:t xml:space="preserve">, 121–128. </w:t>
      </w:r>
    </w:p>
    <w:p>
      <w:pPr>
        <w:pStyle w:val="Firstlineindent"/>
        <w:spacing w:lineRule="auto" w:line="360"/>
        <w:rPr/>
      </w:pPr>
      <w:bookmarkStart w:id="54" w:name="Ref_Xseil05"/>
      <w:bookmarkEnd w:id="54"/>
      <w:r>
        <w:rPr/>
        <w:t xml:space="preserve">Seiler, A. (2005) Predicting locations of moosevehicle collisions in Sweden. </w:t>
      </w:r>
      <w:r>
        <w:rPr>
          <w:rStyle w:val="Emphasis"/>
        </w:rPr>
        <w:t>Journal of Applied Ecology</w:t>
      </w:r>
      <w:r>
        <w:rPr/>
        <w:t xml:space="preserve"> </w:t>
      </w:r>
      <w:r>
        <w:rPr>
          <w:rStyle w:val="Textbf"/>
        </w:rPr>
        <w:t>42</w:t>
      </w:r>
      <w:r>
        <w:rPr/>
        <w:t xml:space="preserve">, 371–382. </w:t>
      </w:r>
    </w:p>
    <w:p>
      <w:pPr>
        <w:pStyle w:val="Firstlineindent"/>
        <w:spacing w:lineRule="auto" w:line="360"/>
        <w:rPr/>
      </w:pPr>
      <w:bookmarkStart w:id="55" w:name="Ref_Xseil06"/>
      <w:bookmarkEnd w:id="55"/>
      <w:r>
        <w:rPr/>
        <w:t xml:space="preserve">Seiler, A. &amp; Helldin, J. (2006) </w:t>
      </w:r>
      <w:r>
        <w:rPr>
          <w:rStyle w:val="Emphasis"/>
        </w:rPr>
        <w:t>The Ecology of Transportation: Managing Mobility for the Environment</w:t>
      </w:r>
      <w:r>
        <w:rPr/>
        <w:t xml:space="preserve">, chap. Mortality in wildlife due to transportation, pp. 165–189. Springer, Dordrecht, The Netherlands. </w:t>
      </w:r>
    </w:p>
    <w:p>
      <w:pPr>
        <w:pStyle w:val="Firstlineindent"/>
        <w:spacing w:lineRule="auto" w:line="360"/>
        <w:rPr/>
      </w:pPr>
      <w:bookmarkStart w:id="56" w:name="Ref_Xselb13"/>
      <w:bookmarkEnd w:id="56"/>
      <w:r>
        <w:rPr/>
        <w:t xml:space="preserve">Selby, B. &amp; Kockelman, K.M. (2013) Spatial prediction of traffic levels in unmeasured locations: applications of universal kriging and geographically weighted regression. </w:t>
      </w:r>
      <w:r>
        <w:rPr>
          <w:rStyle w:val="Emphasis"/>
        </w:rPr>
        <w:t>Journal of Transport Geography</w:t>
      </w:r>
      <w:r>
        <w:rPr/>
        <w:t xml:space="preserve"> </w:t>
      </w:r>
      <w:r>
        <w:rPr>
          <w:rStyle w:val="Textbf"/>
        </w:rPr>
        <w:t>29</w:t>
      </w:r>
      <w:r>
        <w:rPr/>
        <w:t xml:space="preserve">, 24–32. </w:t>
      </w:r>
    </w:p>
    <w:p>
      <w:pPr>
        <w:pStyle w:val="Firstlineindent"/>
        <w:spacing w:lineRule="auto" w:line="360"/>
        <w:rPr/>
      </w:pPr>
      <w:bookmarkStart w:id="57" w:name="Ref_Xseo15"/>
      <w:bookmarkEnd w:id="57"/>
      <w:r>
        <w:rPr/>
        <w:t xml:space="preserve">Seo, C., Thorne, J., Choi, T., Kwon, H. &amp; Park, C.H. (2015) Disentangling roadkill: the influence of landscape and season on cumulative vertebrate mortality in south korea. </w:t>
      </w:r>
      <w:r>
        <w:rPr>
          <w:rStyle w:val="Emphasis"/>
        </w:rPr>
        <w:t>Landscape and Ecological Engineering</w:t>
      </w:r>
      <w:r>
        <w:rPr/>
        <w:t xml:space="preserve"> </w:t>
      </w:r>
      <w:r>
        <w:rPr>
          <w:rStyle w:val="Textbf"/>
        </w:rPr>
        <w:t>11</w:t>
      </w:r>
      <w:r>
        <w:rPr/>
        <w:t xml:space="preserve">, 87–99, URL </w:t>
      </w:r>
      <w:r>
        <w:rPr>
          <w:rStyle w:val="Texttt"/>
        </w:rPr>
        <w:t>http://dx.doi.org/10.1007/s11355-013-0239-2</w:t>
      </w:r>
      <w:r>
        <w:rPr/>
        <w:t xml:space="preserve">. </w:t>
      </w:r>
    </w:p>
    <w:p>
      <w:pPr>
        <w:pStyle w:val="Firstlineindent"/>
        <w:spacing w:lineRule="auto" w:line="360"/>
        <w:rPr/>
      </w:pPr>
      <w:bookmarkStart w:id="58" w:name="Ref_Xshaf90"/>
      <w:bookmarkEnd w:id="58"/>
      <w:r>
        <w:rPr/>
        <w:t xml:space="preserve">Shaffer, M.L. (1990) Population viability analysis. </w:t>
      </w:r>
      <w:r>
        <w:rPr>
          <w:rStyle w:val="Emphasis"/>
        </w:rPr>
        <w:t>Conservation biology</w:t>
      </w:r>
      <w:r>
        <w:rPr/>
        <w:t xml:space="preserve"> </w:t>
      </w:r>
      <w:r>
        <w:rPr>
          <w:rStyle w:val="Textbf"/>
        </w:rPr>
        <w:t>4</w:t>
      </w:r>
      <w:r>
        <w:rPr/>
        <w:t xml:space="preserve">, 39–40. </w:t>
      </w:r>
    </w:p>
    <w:p>
      <w:pPr>
        <w:pStyle w:val="Firstlineindent"/>
        <w:spacing w:lineRule="auto" w:line="360"/>
        <w:rPr/>
      </w:pPr>
      <w:bookmarkStart w:id="59" w:name="Ref_Xskid96"/>
      <w:bookmarkEnd w:id="59"/>
      <w:r>
        <w:rPr/>
        <w:t xml:space="preserve">Skidmore, A.K., Gauld, A. &amp; Walker, P. (1996) Classification of kangaroo habitat distribution using three GIS models. </w:t>
      </w:r>
      <w:r>
        <w:rPr>
          <w:rStyle w:val="Emphasis"/>
        </w:rPr>
        <w:t>International Journal of Geographical Information Systems</w:t>
      </w:r>
      <w:r>
        <w:rPr/>
        <w:t xml:space="preserve"> </w:t>
      </w:r>
      <w:r>
        <w:rPr>
          <w:rStyle w:val="Textbf"/>
        </w:rPr>
        <w:t>10</w:t>
      </w:r>
      <w:r>
        <w:rPr/>
        <w:t xml:space="preserve">, 441–454. </w:t>
      </w:r>
    </w:p>
    <w:p>
      <w:pPr>
        <w:pStyle w:val="Firstlineindent"/>
        <w:spacing w:lineRule="auto" w:line="360"/>
        <w:rPr/>
      </w:pPr>
      <w:bookmarkStart w:id="60" w:name="Ref_Xsnow15"/>
      <w:bookmarkEnd w:id="60"/>
      <w:r>
        <w:rPr/>
        <w:t xml:space="preserve">Snow, N.P., Porter, W.F. &amp; Williams, D.M. (2015) Underreporting of wildlife-vehicle collisions does not hinder predictive models for large ungulates. </w:t>
      </w:r>
      <w:r>
        <w:rPr>
          <w:rStyle w:val="Emphasis"/>
        </w:rPr>
        <w:t>Biological Conservation</w:t>
      </w:r>
      <w:r>
        <w:rPr/>
        <w:t xml:space="preserve"> </w:t>
      </w:r>
      <w:r>
        <w:rPr>
          <w:rStyle w:val="Textbf"/>
        </w:rPr>
        <w:t>181</w:t>
      </w:r>
      <w:r>
        <w:rPr/>
        <w:t xml:space="preserve">, 44 – 53. </w:t>
      </w:r>
    </w:p>
    <w:p>
      <w:pPr>
        <w:pStyle w:val="Firstlineindent"/>
        <w:spacing w:lineRule="auto" w:line="360"/>
        <w:rPr/>
      </w:pPr>
      <w:bookmarkStart w:id="61" w:name="Ref_Xsnow14"/>
      <w:bookmarkEnd w:id="61"/>
      <w:r>
        <w:rPr/>
        <w:t xml:space="preserve">Snow, N.P., Williams, D.M. &amp; Porter, W.F. (2014) A landscape-based approach for delineating hotspots of wildlife-vehicle collisions. </w:t>
      </w:r>
      <w:r>
        <w:rPr>
          <w:rStyle w:val="Emphasis"/>
        </w:rPr>
        <w:t>Landscape Ecology</w:t>
      </w:r>
      <w:r>
        <w:rPr/>
        <w:t xml:space="preserve"> </w:t>
      </w:r>
      <w:r>
        <w:rPr>
          <w:rStyle w:val="Textbf"/>
        </w:rPr>
        <w:t>29</w:t>
      </w:r>
      <w:r>
        <w:rPr/>
        <w:t xml:space="preserve">, 817–829. </w:t>
      </w:r>
    </w:p>
    <w:p>
      <w:pPr>
        <w:pStyle w:val="Firstlineindent"/>
        <w:spacing w:lineRule="auto" w:line="360"/>
        <w:rPr/>
      </w:pPr>
      <w:bookmarkStart w:id="62" w:name="Ref_Xspel98"/>
      <w:bookmarkEnd w:id="62"/>
      <w:r>
        <w:rPr/>
        <w:t xml:space="preserve">Spellerberg, I. (1998) Ecological effects of roads and traffic: a literature review. </w:t>
      </w:r>
      <w:r>
        <w:rPr>
          <w:rStyle w:val="Emphasis"/>
        </w:rPr>
        <w:t>Global Ecology and Biogeography</w:t>
      </w:r>
      <w:r>
        <w:rPr/>
        <w:t xml:space="preserve"> </w:t>
      </w:r>
      <w:r>
        <w:rPr>
          <w:rStyle w:val="Textbf"/>
        </w:rPr>
        <w:t>7</w:t>
      </w:r>
      <w:r>
        <w:rPr/>
        <w:t xml:space="preserve">, 317–333. </w:t>
      </w:r>
    </w:p>
    <w:p>
      <w:pPr>
        <w:pStyle w:val="Firstlineindent"/>
        <w:spacing w:lineRule="auto" w:line="360"/>
        <w:rPr/>
      </w:pPr>
      <w:bookmarkStart w:id="63" w:name="Ref_Xsudh09"/>
      <w:bookmarkEnd w:id="63"/>
      <w:r>
        <w:rPr/>
        <w:t xml:space="preserve">Sudharsan, K., Riley, S.J. &amp; Campa Iii, H. (2009) Relative risks of deer–vehicle collisions along road types in southeast Michigan. </w:t>
      </w:r>
      <w:r>
        <w:rPr>
          <w:rStyle w:val="Emphasis"/>
        </w:rPr>
        <w:t>Human Dimensions of Wildlife</w:t>
      </w:r>
      <w:r>
        <w:rPr/>
        <w:t xml:space="preserve"> </w:t>
      </w:r>
      <w:r>
        <w:rPr>
          <w:rStyle w:val="Textbf"/>
        </w:rPr>
        <w:t>14</w:t>
      </w:r>
      <w:r>
        <w:rPr/>
        <w:t xml:space="preserve">, 341–352. </w:t>
      </w:r>
    </w:p>
    <w:p>
      <w:pPr>
        <w:pStyle w:val="Firstlineindent"/>
        <w:spacing w:lineRule="auto" w:line="360"/>
        <w:rPr/>
      </w:pPr>
      <w:bookmarkStart w:id="64" w:name="Ref_Xtyre01"/>
      <w:bookmarkEnd w:id="64"/>
      <w:r>
        <w:rPr/>
        <w:t xml:space="preserve">Tyre, A.J., Possingham, H.P. &amp; Lindenmayer, D.B. (2001) Inferring process from pattern: Can territory occupancy provide information about life history parameters? </w:t>
      </w:r>
      <w:r>
        <w:rPr>
          <w:rStyle w:val="Emphasis"/>
        </w:rPr>
        <w:t>Ecological Applications</w:t>
      </w:r>
      <w:r>
        <w:rPr/>
        <w:t xml:space="preserve"> </w:t>
      </w:r>
      <w:r>
        <w:rPr>
          <w:rStyle w:val="Textbf"/>
        </w:rPr>
        <w:t>11</w:t>
      </w:r>
      <w:r>
        <w:rPr/>
        <w:t xml:space="preserve">, 1722–1737. </w:t>
      </w:r>
    </w:p>
    <w:p>
      <w:pPr>
        <w:pStyle w:val="Firstlineindent"/>
        <w:spacing w:lineRule="auto" w:line="360"/>
        <w:rPr/>
      </w:pPr>
      <w:bookmarkStart w:id="65" w:name="Ref_Xrvdr15"/>
      <w:bookmarkEnd w:id="65"/>
      <w:r>
        <w:rPr/>
        <w:t xml:space="preserve">van der Ree, R., Grilo, C. &amp; Smith, D.J. (2015) </w:t>
      </w:r>
      <w:r>
        <w:rPr>
          <w:rStyle w:val="Emphasis"/>
        </w:rPr>
        <w:t>Handbook of Road Ecology</w:t>
      </w:r>
      <w:r>
        <w:rPr/>
        <w:t xml:space="preserve">. John Wiley &amp; Sons. </w:t>
      </w:r>
    </w:p>
    <w:p>
      <w:pPr>
        <w:pStyle w:val="Firstlineindent"/>
        <w:spacing w:lineRule="auto" w:line="360"/>
        <w:rPr/>
      </w:pPr>
      <w:bookmarkStart w:id="66" w:name="Ref_Xvicr09"/>
      <w:bookmarkEnd w:id="66"/>
      <w:r>
        <w:rPr/>
        <w:t xml:space="preserve">VicRoads (2009) Crashstats. Accessed July, 2014, URL </w:t>
      </w:r>
      <w:r>
        <w:rPr>
          <w:rStyle w:val="Texttt"/>
        </w:rPr>
        <w:t>http://crashstat1.roads.vic.gov.au/crashstats/crash.htm</w:t>
      </w:r>
      <w:r>
        <w:rPr/>
        <w:t xml:space="preserve">. </w:t>
      </w:r>
    </w:p>
    <w:p>
      <w:pPr>
        <w:pStyle w:val="Firstlineindent"/>
        <w:spacing w:lineRule="auto" w:line="360"/>
        <w:rPr/>
      </w:pPr>
      <w:bookmarkStart w:id="67" w:name="Ref_Xwalk90"/>
      <w:bookmarkEnd w:id="67"/>
      <w:r>
        <w:rPr/>
        <w:t xml:space="preserve">Walker, P.A. (1990) Modelling wildlife distributions using a geographic information system: kangaroos in relation to climate. </w:t>
      </w:r>
      <w:r>
        <w:rPr>
          <w:rStyle w:val="Emphasis"/>
        </w:rPr>
        <w:t>Journal of Biogeography</w:t>
      </w:r>
      <w:r>
        <w:rPr/>
        <w:t xml:space="preserve"> </w:t>
      </w:r>
      <w:r>
        <w:rPr>
          <w:rStyle w:val="Textbf"/>
        </w:rPr>
        <w:t>17</w:t>
      </w:r>
      <w:r>
        <w:rPr/>
        <w:t xml:space="preserve">, 279–289. </w:t>
      </w:r>
    </w:p>
    <w:p>
      <w:pPr>
        <w:pStyle w:val="Firstlineindent"/>
        <w:spacing w:lineRule="auto" w:line="360"/>
        <w:rPr/>
      </w:pPr>
      <w:bookmarkStart w:id="68" w:name="Ref_Xwv14"/>
      <w:bookmarkEnd w:id="68"/>
      <w:r>
        <w:rPr/>
        <w:t xml:space="preserve">Wildlife Victoria (2014) A charity organisation committed to reducing the suffering of wildlife. Accessed July, 2014, URL </w:t>
      </w:r>
      <w:r>
        <w:rPr>
          <w:rStyle w:val="Texttt"/>
        </w:rPr>
        <w:t>http://wildlifevictoria.org.au</w:t>
      </w:r>
      <w:r>
        <w:rPr/>
        <w:t xml:space="preserve">. </w:t>
      </w:r>
    </w:p>
    <w:p>
      <w:pPr>
        <w:pStyle w:val="Firstlineindent"/>
        <w:spacing w:lineRule="auto" w:line="360"/>
        <w:rPr/>
      </w:pPr>
      <w:bookmarkStart w:id="69" w:name="Ref_Xwint05"/>
      <w:bookmarkEnd w:id="69"/>
      <w:r>
        <w:rPr/>
        <w:t xml:space="preserve">Wintle, B.A., Elith, J. &amp; Potts, J.M. (2005) Fauna habitat modelling and mapping: a review and case study in the Lower Hunter Central Coast region of NSW. </w:t>
      </w:r>
      <w:r>
        <w:rPr>
          <w:rStyle w:val="Emphasis"/>
        </w:rPr>
        <w:t>Austral Ecology</w:t>
      </w:r>
      <w:r>
        <w:rPr/>
        <w:t xml:space="preserve"> </w:t>
      </w:r>
      <w:r>
        <w:rPr>
          <w:rStyle w:val="Textbf"/>
        </w:rPr>
        <w:t>30</w:t>
      </w:r>
      <w:r>
        <w:rPr/>
        <w:t xml:space="preserve">, 719–738. </w:t>
      </w:r>
    </w:p>
    <w:p>
      <w:pPr>
        <w:pStyle w:val="Firstlineindent"/>
        <w:spacing w:lineRule="auto" w:line="360"/>
        <w:rPr/>
      </w:pPr>
      <w:bookmarkStart w:id="70" w:name="Ref_Xyang02"/>
      <w:bookmarkEnd w:id="70"/>
      <w:r>
        <w:rPr/>
        <w:t xml:space="preserve">Yang, S. &amp; Davis, G.A. (2002) Bayesian estimation of classified mean daily traffic. </w:t>
      </w:r>
      <w:r>
        <w:rPr>
          <w:rStyle w:val="Emphasis"/>
        </w:rPr>
        <w:t>Transportation Research Part A: Policy and Practice</w:t>
      </w:r>
      <w:r>
        <w:rPr/>
        <w:t xml:space="preserve"> </w:t>
      </w:r>
      <w:r>
        <w:rPr>
          <w:rStyle w:val="Textbf"/>
        </w:rPr>
        <w:t>36</w:t>
      </w:r>
      <w:r>
        <w:rPr/>
        <w:t xml:space="preserve">, 365–382. </w:t>
      </w:r>
    </w:p>
    <w:p>
      <w:pPr>
        <w:pStyle w:val="Firstlineindent"/>
        <w:spacing w:lineRule="auto" w:line="360"/>
        <w:rPr/>
      </w:pPr>
      <w:bookmarkStart w:id="71" w:name="Ref_Xzhao01"/>
      <w:bookmarkEnd w:id="71"/>
      <w:r>
        <w:rPr/>
        <w:t xml:space="preserve">Zhao, F. &amp; Chung, S. (2001) Contributing factors of annual average daily traffic in a Florida county: exploration with geographic information system and regression models. </w:t>
      </w:r>
      <w:r>
        <w:rPr>
          <w:rStyle w:val="Emphasis"/>
        </w:rPr>
        <w:t>Transportation Research Record: Journal of the Transportation Research Board</w:t>
      </w:r>
      <w:r>
        <w:rPr/>
        <w:t xml:space="preserve"> </w:t>
      </w:r>
      <w:r>
        <w:rPr>
          <w:rStyle w:val="Textbf"/>
        </w:rPr>
        <w:t>1769</w:t>
      </w:r>
      <w:r>
        <w:rPr/>
        <w:t>, 113–122.</w:t>
      </w:r>
      <w:r>
        <w:fldChar w:fldCharType="end"/>
      </w:r>
    </w:p>
    <w:p>
      <w:pPr>
        <w:pStyle w:val="Heading21"/>
        <w:numPr>
          <w:ilvl w:val="1"/>
          <w:numId w:val="1"/>
        </w:numPr>
        <w:spacing w:lineRule="auto" w:line="360"/>
        <w:outlineLvl w:val="1"/>
        <w:rPr/>
      </w:pPr>
      <w:r>
        <w:rPr/>
        <w:t>Tables</w:t>
      </w:r>
    </w:p>
    <w:p>
      <w:pPr>
        <w:sectPr>
          <w:type w:val="continuous"/>
          <w:pgSz w:w="11950" w:h="16901"/>
          <w:pgMar w:left="1440" w:right="1440" w:header="0" w:top="1134" w:footer="0" w:bottom="1134" w:gutter="0"/>
          <w:lnNumType w:countBy="1" w:restart="continuous" w:distance="283"/>
          <w:formProt w:val="false"/>
          <w:textDirection w:val="lrTb"/>
          <w:docGrid w:type="default" w:linePitch="240" w:charSpace="4294961151"/>
        </w:sectPr>
      </w:pPr>
    </w:p>
    <w:p>
      <w:pPr>
        <w:pStyle w:val="Textbody1"/>
        <w:spacing w:lineRule="auto" w:line="360"/>
        <w:jc w:val="left"/>
        <w:rPr/>
      </w:pPr>
      <w:r>
        <w:rPr>
          <w:rStyle w:val="Captiontitle"/>
        </w:rPr>
        <w:t>Table 1</w:t>
      </w:r>
      <w:bookmarkStart w:id="72" w:name="Ref_x1-160011"/>
      <w:bookmarkEnd w:id="72"/>
      <w:r>
        <w:rPr>
          <w:rStyle w:val="Captiontitle"/>
        </w:rPr>
        <w:t xml:space="preserve">: </w:t>
      </w:r>
      <w:r>
        <w:rPr/>
        <w:t>Variables used in statistical models.</w:t>
      </w:r>
    </w:p>
    <w:p>
      <w:pPr>
        <w:sectPr>
          <w:type w:val="continuous"/>
          <w:pgSz w:w="11950" w:h="16901"/>
          <w:pgMar w:left="1440" w:right="1440" w:header="0" w:top="1134" w:footer="0" w:bottom="1134" w:gutter="0"/>
          <w:lnNumType w:countBy="1" w:restart="continuous" w:distance="283"/>
          <w:formProt w:val="false"/>
          <w:textDirection w:val="lrTb"/>
          <w:docGrid w:type="default" w:linePitch="240" w:charSpace="4294961151"/>
        </w:sectPr>
      </w:pPr>
    </w:p>
    <w:p>
      <w:pPr>
        <w:pStyle w:val="Normal"/>
        <w:rPr/>
      </w:pPr>
      <w:r>
        <w:rPr/>
      </w: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1872"/>
        <w:gridCol w:w="1413"/>
        <w:gridCol w:w="5785"/>
      </w:tblGrid>
      <w:tr>
        <w:trPr/>
        <w:tc>
          <w:tcPr>
            <w:tcW w:w="1872" w:type="dxa"/>
            <w:tcBorders/>
            <w:shd w:color="auto" w:fill="FFFFFF" w:val="clear"/>
          </w:tcPr>
          <w:p>
            <w:pPr>
              <w:pStyle w:val="Sty11L"/>
              <w:spacing w:lineRule="auto" w:line="360"/>
              <w:rPr/>
            </w:pPr>
            <w:r>
              <w:rPr/>
              <w:t xml:space="preserve">Model </w:t>
            </w:r>
          </w:p>
        </w:tc>
        <w:tc>
          <w:tcPr>
            <w:tcW w:w="1413" w:type="dxa"/>
            <w:tcBorders/>
            <w:shd w:color="auto" w:fill="FFFFFF" w:val="clear"/>
          </w:tcPr>
          <w:p>
            <w:pPr>
              <w:pStyle w:val="Sty11L"/>
              <w:spacing w:lineRule="auto" w:line="360"/>
              <w:rPr/>
            </w:pPr>
            <w:r>
              <w:rPr/>
              <w:t xml:space="preserve">Variable </w:t>
            </w:r>
          </w:p>
        </w:tc>
        <w:tc>
          <w:tcPr>
            <w:tcW w:w="5785" w:type="dxa"/>
            <w:tcBorders/>
            <w:shd w:color="auto" w:fill="FFFFFF" w:val="clear"/>
          </w:tcPr>
          <w:p>
            <w:pPr>
              <w:pStyle w:val="Sty11L"/>
              <w:spacing w:lineRule="auto" w:line="360"/>
              <w:rPr/>
            </w:pPr>
            <w:r>
              <w:rPr/>
              <w:t xml:space="preserve">Definition </w:t>
            </w:r>
          </w:p>
        </w:tc>
      </w:tr>
      <w:tr>
        <w:trPr/>
        <w:tc>
          <w:tcPr>
            <w:tcW w:w="1872" w:type="dxa"/>
            <w:tcBorders/>
            <w:shd w:color="auto" w:fill="FFFFFF" w:val="clear"/>
          </w:tcPr>
          <w:p>
            <w:pPr>
              <w:pStyle w:val="Sty11L"/>
              <w:spacing w:lineRule="auto" w:line="360"/>
              <w:rPr/>
            </w:pPr>
            <w:r>
              <w:rPr/>
              <w:t xml:space="preserve">Species Occurrence </w:t>
            </w:r>
          </w:p>
        </w:tc>
        <w:tc>
          <w:tcPr>
            <w:tcW w:w="1413" w:type="dxa"/>
            <w:tcBorders/>
            <w:shd w:color="auto" w:fill="FFFFFF" w:val="clear"/>
          </w:tcPr>
          <w:p>
            <w:pPr>
              <w:pStyle w:val="Sty11L"/>
              <w:spacing w:lineRule="auto" w:line="360"/>
              <w:rPr/>
            </w:pPr>
            <w:r>
              <w:rPr/>
              <w:t xml:space="preserve">KANG </w:t>
            </w:r>
          </w:p>
        </w:tc>
        <w:tc>
          <w:tcPr>
            <w:tcW w:w="5785" w:type="dxa"/>
            <w:tcBorders/>
            <w:shd w:color="auto" w:fill="FFFFFF" w:val="clear"/>
          </w:tcPr>
          <w:p>
            <w:pPr>
              <w:pStyle w:val="Sty11L"/>
              <w:spacing w:lineRule="auto" w:line="360"/>
              <w:rPr>
                <w:sz w:val="18"/>
              </w:rPr>
            </w:pPr>
            <w:r>
              <w:rPr>
                <w:sz w:val="18"/>
              </w:rPr>
              <w:t xml:space="preserve">presences and psuedo-absences of Eastern Grey Kangaroos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ELEV </w:t>
            </w:r>
          </w:p>
        </w:tc>
        <w:tc>
          <w:tcPr>
            <w:tcW w:w="5785" w:type="dxa"/>
            <w:tcBorders/>
            <w:shd w:color="auto" w:fill="FFFFFF" w:val="clear"/>
          </w:tcPr>
          <w:p>
            <w:pPr>
              <w:pStyle w:val="Sty11L"/>
              <w:spacing w:lineRule="auto" w:line="360"/>
              <w:rPr>
                <w:sz w:val="18"/>
              </w:rPr>
            </w:pPr>
            <w:r>
              <w:rPr>
                <w:sz w:val="18"/>
              </w:rPr>
              <w:t xml:space="preserve">elevation of terrain in meters above sea level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GREEN </w:t>
            </w:r>
          </w:p>
        </w:tc>
        <w:tc>
          <w:tcPr>
            <w:tcW w:w="5785" w:type="dxa"/>
            <w:tcBorders/>
            <w:shd w:color="auto" w:fill="FFFFFF" w:val="clear"/>
          </w:tcPr>
          <w:p>
            <w:pPr>
              <w:pStyle w:val="Sty11L"/>
              <w:spacing w:lineRule="auto" w:line="360"/>
              <w:rPr>
                <w:sz w:val="18"/>
              </w:rPr>
            </w:pPr>
            <w:r>
              <w:rPr>
                <w:sz w:val="18"/>
              </w:rPr>
              <w:t xml:space="preserve">remote-sensed mean seasonal change in greenness (2003-2013) in vegetation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LIGHT </w:t>
            </w:r>
          </w:p>
        </w:tc>
        <w:tc>
          <w:tcPr>
            <w:tcW w:w="5785" w:type="dxa"/>
            <w:tcBorders/>
            <w:shd w:color="auto" w:fill="FFFFFF" w:val="clear"/>
          </w:tcPr>
          <w:p>
            <w:pPr>
              <w:pStyle w:val="Sty11L"/>
              <w:spacing w:lineRule="auto" w:line="360"/>
              <w:rPr>
                <w:sz w:val="18"/>
              </w:rPr>
            </w:pPr>
            <w:r>
              <w:rPr>
                <w:sz w:val="18"/>
              </w:rPr>
              <w:t xml:space="preserve">remote-sensed relative artificial light intensity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MNTEMPWQ </w:t>
            </w:r>
          </w:p>
        </w:tc>
        <w:tc>
          <w:tcPr>
            <w:tcW w:w="5785" w:type="dxa"/>
            <w:tcBorders/>
            <w:shd w:color="auto" w:fill="FFFFFF" w:val="clear"/>
          </w:tcPr>
          <w:p>
            <w:pPr>
              <w:pStyle w:val="Sty11L"/>
              <w:spacing w:lineRule="auto" w:line="360"/>
              <w:rPr>
                <w:sz w:val="18"/>
              </w:rPr>
            </w:pPr>
            <w:r>
              <w:rPr>
                <w:sz w:val="18"/>
              </w:rPr>
              <w:t>mean temperature of wettest quarter in °C</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PRECDM </w:t>
            </w:r>
          </w:p>
        </w:tc>
        <w:tc>
          <w:tcPr>
            <w:tcW w:w="5785" w:type="dxa"/>
            <w:tcBorders/>
            <w:shd w:color="auto" w:fill="FFFFFF" w:val="clear"/>
          </w:tcPr>
          <w:p>
            <w:pPr>
              <w:pStyle w:val="Sty11L"/>
              <w:spacing w:lineRule="auto" w:line="360"/>
              <w:rPr>
                <w:sz w:val="18"/>
              </w:rPr>
            </w:pPr>
            <w:r>
              <w:rPr>
                <w:sz w:val="18"/>
              </w:rPr>
              <w:t xml:space="preserve">precipitation of driest month in millimeters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SLOPE </w:t>
            </w:r>
          </w:p>
        </w:tc>
        <w:tc>
          <w:tcPr>
            <w:tcW w:w="5785" w:type="dxa"/>
            <w:tcBorders/>
            <w:shd w:color="auto" w:fill="FFFFFF" w:val="clear"/>
          </w:tcPr>
          <w:p>
            <w:pPr>
              <w:pStyle w:val="Sty11L"/>
              <w:spacing w:lineRule="auto" w:line="360"/>
              <w:rPr>
                <w:sz w:val="18"/>
              </w:rPr>
            </w:pPr>
            <w:r>
              <w:rPr>
                <w:sz w:val="18"/>
              </w:rPr>
              <w:t xml:space="preserve">slope of terrain in decimal percent rise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TREEDENS </w:t>
            </w:r>
          </w:p>
        </w:tc>
        <w:tc>
          <w:tcPr>
            <w:tcW w:w="5785" w:type="dxa"/>
            <w:tcBorders/>
            <w:shd w:color="auto" w:fill="FFFFFF" w:val="clear"/>
          </w:tcPr>
          <w:p>
            <w:pPr>
              <w:pStyle w:val="Sty11L"/>
              <w:spacing w:lineRule="auto" w:line="360"/>
              <w:rPr>
                <w:sz w:val="18"/>
              </w:rPr>
            </w:pPr>
            <w:r>
              <w:rPr>
                <w:sz w:val="18"/>
              </w:rPr>
              <w:t xml:space="preserve">tree canopy coverage within 1 square kilometre in decimal percentage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r>
          </w:p>
        </w:tc>
        <w:tc>
          <w:tcPr>
            <w:tcW w:w="5785" w:type="dxa"/>
            <w:tcBorders/>
            <w:shd w:color="auto" w:fill="FFFFFF" w:val="clear"/>
          </w:tcPr>
          <w:p>
            <w:pPr>
              <w:pStyle w:val="Sty11L"/>
              <w:spacing w:lineRule="auto" w:line="360"/>
              <w:rPr/>
            </w:pPr>
            <w:r>
              <w:rPr/>
            </w:r>
          </w:p>
        </w:tc>
      </w:tr>
      <w:tr>
        <w:trPr/>
        <w:tc>
          <w:tcPr>
            <w:tcW w:w="1872" w:type="dxa"/>
            <w:tcBorders/>
            <w:shd w:color="auto" w:fill="FFFFFF" w:val="clear"/>
          </w:tcPr>
          <w:p>
            <w:pPr>
              <w:pStyle w:val="Sty11L"/>
              <w:spacing w:lineRule="auto" w:line="360"/>
              <w:rPr/>
            </w:pPr>
            <w:r>
              <w:rPr/>
              <w:t xml:space="preserve">Traffic Volume </w:t>
            </w:r>
          </w:p>
        </w:tc>
        <w:tc>
          <w:tcPr>
            <w:tcW w:w="1413" w:type="dxa"/>
            <w:tcBorders/>
            <w:shd w:color="auto" w:fill="FFFFFF" w:val="clear"/>
          </w:tcPr>
          <w:p>
            <w:pPr>
              <w:pStyle w:val="Sty11L"/>
              <w:spacing w:lineRule="auto" w:line="360"/>
              <w:rPr/>
            </w:pPr>
            <w:r>
              <w:rPr/>
              <w:t xml:space="preserve">AADT </w:t>
            </w:r>
          </w:p>
        </w:tc>
        <w:tc>
          <w:tcPr>
            <w:tcW w:w="5785" w:type="dxa"/>
            <w:tcBorders/>
            <w:shd w:color="auto" w:fill="FFFFFF" w:val="clear"/>
          </w:tcPr>
          <w:p>
            <w:pPr>
              <w:pStyle w:val="Sty11L"/>
              <w:spacing w:lineRule="auto" w:line="360"/>
              <w:rPr>
                <w:sz w:val="18"/>
              </w:rPr>
            </w:pPr>
            <w:r>
              <w:rPr>
                <w:sz w:val="18"/>
              </w:rPr>
              <w:t xml:space="preserve">average annual daily traffic counts per road segment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KMTODEV</w:t>
            </w:r>
          </w:p>
        </w:tc>
        <w:tc>
          <w:tcPr>
            <w:tcW w:w="5785" w:type="dxa"/>
            <w:tcBorders/>
            <w:shd w:color="auto" w:fill="FFFFFF" w:val="clear"/>
          </w:tcPr>
          <w:p>
            <w:pPr>
              <w:pStyle w:val="Sty11L"/>
              <w:spacing w:lineRule="auto" w:line="360"/>
              <w:rPr>
                <w:sz w:val="18"/>
              </w:rPr>
            </w:pPr>
            <w:r>
              <w:rPr>
                <w:sz w:val="18"/>
              </w:rPr>
              <w:t>distance in kilometres to urban landuse</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KMTOHWY </w:t>
            </w:r>
          </w:p>
        </w:tc>
        <w:tc>
          <w:tcPr>
            <w:tcW w:w="5785" w:type="dxa"/>
            <w:tcBorders/>
            <w:shd w:color="auto" w:fill="FFFFFF" w:val="clear"/>
          </w:tcPr>
          <w:p>
            <w:pPr>
              <w:pStyle w:val="Sty11L"/>
              <w:spacing w:lineRule="auto" w:line="360"/>
              <w:rPr>
                <w:sz w:val="18"/>
              </w:rPr>
            </w:pPr>
            <w:r>
              <w:rPr>
                <w:sz w:val="18"/>
              </w:rPr>
              <w:t xml:space="preserve">distance in kilometres to major road segments (freeways and highways)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POPDENS </w:t>
            </w:r>
          </w:p>
        </w:tc>
        <w:tc>
          <w:tcPr>
            <w:tcW w:w="5785" w:type="dxa"/>
            <w:tcBorders/>
            <w:shd w:color="auto" w:fill="FFFFFF" w:val="clear"/>
          </w:tcPr>
          <w:p>
            <w:pPr>
              <w:pStyle w:val="Sty11L"/>
              <w:spacing w:lineRule="auto" w:line="360"/>
              <w:rPr>
                <w:sz w:val="18"/>
              </w:rPr>
            </w:pPr>
            <w:r>
              <w:rPr>
                <w:sz w:val="18"/>
              </w:rPr>
              <w:t xml:space="preserve">2011 population divided by area in square kilometres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RDCLASS </w:t>
            </w:r>
          </w:p>
        </w:tc>
        <w:tc>
          <w:tcPr>
            <w:tcW w:w="5785" w:type="dxa"/>
            <w:tcBorders/>
            <w:shd w:color="auto" w:fill="FFFFFF" w:val="clear"/>
          </w:tcPr>
          <w:p>
            <w:pPr>
              <w:pStyle w:val="Sty11L"/>
              <w:spacing w:lineRule="auto" w:line="360"/>
              <w:rPr/>
            </w:pPr>
            <w:r>
              <w:rPr>
                <w:sz w:val="18"/>
              </w:rPr>
              <w:t xml:space="preserve">road class (“freeway”, “highway”, “arterial”, “sub-arterial”, “collector” or “local”) - </w:t>
            </w:r>
            <w:bookmarkStart w:id="73" w:name="__DdeLink__3113_184241376"/>
            <w:r>
              <w:rPr>
                <w:sz w:val="18"/>
              </w:rPr>
              <w:t>proximal</w:t>
            </w:r>
            <w:bookmarkEnd w:id="73"/>
            <w:r>
              <w:rPr>
                <w:sz w:val="18"/>
              </w:rPr>
              <w:t xml:space="preserve"> measure of intensity</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RDDENS </w:t>
            </w:r>
          </w:p>
        </w:tc>
        <w:tc>
          <w:tcPr>
            <w:tcW w:w="5785" w:type="dxa"/>
            <w:tcBorders/>
            <w:shd w:color="auto" w:fill="FFFFFF" w:val="clear"/>
          </w:tcPr>
          <w:p>
            <w:pPr>
              <w:pStyle w:val="Sty11L"/>
              <w:spacing w:lineRule="auto" w:line="360"/>
              <w:rPr>
                <w:sz w:val="18"/>
              </w:rPr>
            </w:pPr>
            <w:r>
              <w:rPr>
                <w:sz w:val="18"/>
              </w:rPr>
              <w:t xml:space="preserve">total lengths in kilometres of road segments within 1 square kilometre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r>
          </w:p>
        </w:tc>
        <w:tc>
          <w:tcPr>
            <w:tcW w:w="5785" w:type="dxa"/>
            <w:tcBorders/>
            <w:shd w:color="auto" w:fill="FFFFFF" w:val="clear"/>
          </w:tcPr>
          <w:p>
            <w:pPr>
              <w:pStyle w:val="Sty11L"/>
              <w:spacing w:lineRule="auto" w:line="360"/>
              <w:rPr/>
            </w:pPr>
            <w:r>
              <w:rPr/>
            </w:r>
          </w:p>
        </w:tc>
      </w:tr>
      <w:tr>
        <w:trPr/>
        <w:tc>
          <w:tcPr>
            <w:tcW w:w="1872" w:type="dxa"/>
            <w:tcBorders/>
            <w:shd w:color="auto" w:fill="FFFFFF" w:val="clear"/>
          </w:tcPr>
          <w:p>
            <w:pPr>
              <w:pStyle w:val="Sty11L"/>
              <w:spacing w:lineRule="auto" w:line="360"/>
              <w:rPr/>
            </w:pPr>
            <w:r>
              <w:rPr/>
              <w:t xml:space="preserve">Traffic Speed </w:t>
            </w:r>
          </w:p>
        </w:tc>
        <w:tc>
          <w:tcPr>
            <w:tcW w:w="1413" w:type="dxa"/>
            <w:tcBorders/>
            <w:shd w:color="auto" w:fill="FFFFFF" w:val="clear"/>
          </w:tcPr>
          <w:p>
            <w:pPr>
              <w:pStyle w:val="Sty11L"/>
              <w:spacing w:lineRule="auto" w:line="360"/>
              <w:rPr/>
            </w:pPr>
            <w:r>
              <w:rPr/>
            </w:r>
          </w:p>
        </w:tc>
        <w:tc>
          <w:tcPr>
            <w:tcW w:w="5785" w:type="dxa"/>
            <w:tcBorders/>
            <w:shd w:color="auto" w:fill="FFFFFF" w:val="clear"/>
          </w:tcPr>
          <w:p>
            <w:pPr>
              <w:pStyle w:val="Sty11L"/>
              <w:spacing w:lineRule="auto" w:line="360"/>
              <w:rPr/>
            </w:pPr>
            <w:r>
              <w:rPr/>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SPEEDLMT </w:t>
            </w:r>
          </w:p>
        </w:tc>
        <w:tc>
          <w:tcPr>
            <w:tcW w:w="5785" w:type="dxa"/>
            <w:tcBorders/>
            <w:shd w:color="auto" w:fill="FFFFFF" w:val="clear"/>
          </w:tcPr>
          <w:p>
            <w:pPr>
              <w:pStyle w:val="Sty11L"/>
              <w:spacing w:lineRule="auto" w:line="360"/>
              <w:rPr>
                <w:sz w:val="18"/>
              </w:rPr>
            </w:pPr>
            <w:r>
              <w:rPr>
                <w:sz w:val="18"/>
              </w:rPr>
              <w:t xml:space="preserve">posted speed limit per road segment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RDCLASS </w:t>
            </w:r>
          </w:p>
        </w:tc>
        <w:tc>
          <w:tcPr>
            <w:tcW w:w="5785" w:type="dxa"/>
            <w:tcBorders/>
            <w:shd w:color="auto" w:fill="FFFFFF" w:val="clear"/>
          </w:tcPr>
          <w:p>
            <w:pPr>
              <w:pStyle w:val="Sty11L"/>
              <w:spacing w:lineRule="auto" w:line="360"/>
              <w:rPr/>
            </w:pPr>
            <w:r>
              <w:rPr>
                <w:sz w:val="18"/>
              </w:rPr>
              <w:t xml:space="preserve">road class (see above)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RDDENS </w:t>
            </w:r>
          </w:p>
        </w:tc>
        <w:tc>
          <w:tcPr>
            <w:tcW w:w="5785" w:type="dxa"/>
            <w:tcBorders/>
            <w:shd w:color="auto" w:fill="FFFFFF" w:val="clear"/>
          </w:tcPr>
          <w:p>
            <w:pPr>
              <w:pStyle w:val="Sty11L"/>
              <w:spacing w:lineRule="auto" w:line="360"/>
              <w:rPr>
                <w:sz w:val="18"/>
              </w:rPr>
            </w:pPr>
            <w:r>
              <w:rPr>
                <w:sz w:val="18"/>
              </w:rPr>
              <w:t xml:space="preserve">total lengths in kilometres of road segments within 1 square kilometre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r>
          </w:p>
        </w:tc>
        <w:tc>
          <w:tcPr>
            <w:tcW w:w="5785" w:type="dxa"/>
            <w:tcBorders/>
            <w:shd w:color="auto" w:fill="FFFFFF" w:val="clear"/>
          </w:tcPr>
          <w:p>
            <w:pPr>
              <w:pStyle w:val="Sty11L"/>
              <w:spacing w:lineRule="auto" w:line="360"/>
              <w:rPr/>
            </w:pPr>
            <w:r>
              <w:rPr/>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r>
          </w:p>
        </w:tc>
        <w:tc>
          <w:tcPr>
            <w:tcW w:w="5785" w:type="dxa"/>
            <w:tcBorders/>
            <w:shd w:color="auto" w:fill="FFFFFF" w:val="clear"/>
          </w:tcPr>
          <w:p>
            <w:pPr>
              <w:pStyle w:val="Sty11L"/>
              <w:spacing w:lineRule="auto" w:line="360"/>
              <w:rPr/>
            </w:pPr>
            <w:r>
              <w:rPr/>
            </w:r>
          </w:p>
        </w:tc>
      </w:tr>
      <w:tr>
        <w:trPr/>
        <w:tc>
          <w:tcPr>
            <w:tcW w:w="1872" w:type="dxa"/>
            <w:tcBorders/>
            <w:shd w:color="auto" w:fill="FFFFFF" w:val="clear"/>
          </w:tcPr>
          <w:p>
            <w:pPr>
              <w:pStyle w:val="Sty11L"/>
              <w:spacing w:lineRule="auto" w:line="360"/>
              <w:rPr/>
            </w:pPr>
            <w:r>
              <w:rPr/>
              <w:t xml:space="preserve">Collision </w:t>
            </w:r>
          </w:p>
        </w:tc>
        <w:tc>
          <w:tcPr>
            <w:tcW w:w="1413" w:type="dxa"/>
            <w:tcBorders/>
            <w:shd w:color="auto" w:fill="FFFFFF" w:val="clear"/>
          </w:tcPr>
          <w:p>
            <w:pPr>
              <w:pStyle w:val="Sty11L"/>
              <w:spacing w:lineRule="auto" w:line="360"/>
              <w:rPr/>
            </w:pPr>
            <w:r>
              <w:rPr/>
              <w:t xml:space="preserve">COLL </w:t>
            </w:r>
          </w:p>
        </w:tc>
        <w:tc>
          <w:tcPr>
            <w:tcW w:w="5785" w:type="dxa"/>
            <w:tcBorders/>
            <w:shd w:color="auto" w:fill="FFFFFF" w:val="clear"/>
          </w:tcPr>
          <w:p>
            <w:pPr>
              <w:pStyle w:val="Sty11L"/>
              <w:spacing w:lineRule="auto" w:line="360"/>
              <w:rPr>
                <w:sz w:val="18"/>
              </w:rPr>
            </w:pPr>
            <w:r>
              <w:rPr>
                <w:sz w:val="18"/>
              </w:rPr>
              <w:t xml:space="preserve">presences and psuedo-absences of grey kangaroo-vehicle collisions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EGK </w:t>
            </w:r>
          </w:p>
        </w:tc>
        <w:tc>
          <w:tcPr>
            <w:tcW w:w="5785" w:type="dxa"/>
            <w:tcBorders/>
            <w:shd w:color="auto" w:fill="FFFFFF" w:val="clear"/>
          </w:tcPr>
          <w:p>
            <w:pPr>
              <w:pStyle w:val="Sty11L"/>
              <w:spacing w:lineRule="auto" w:line="360"/>
              <w:rPr>
                <w:sz w:val="18"/>
              </w:rPr>
            </w:pPr>
            <w:r>
              <w:rPr>
                <w:sz w:val="18"/>
              </w:rPr>
              <w:t xml:space="preserve">predicted relative likelihood of kangaroo presence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TVOL </w:t>
            </w:r>
          </w:p>
        </w:tc>
        <w:tc>
          <w:tcPr>
            <w:tcW w:w="5785" w:type="dxa"/>
            <w:tcBorders/>
            <w:shd w:color="auto" w:fill="FFFFFF" w:val="clear"/>
          </w:tcPr>
          <w:p>
            <w:pPr>
              <w:pStyle w:val="Sty11L"/>
              <w:spacing w:lineRule="auto" w:line="360"/>
              <w:rPr>
                <w:sz w:val="18"/>
              </w:rPr>
            </w:pPr>
            <w:r>
              <w:rPr>
                <w:sz w:val="18"/>
              </w:rPr>
              <w:t xml:space="preserve">predicted traffic volume (number of vehicles per day) per road segment </w:t>
            </w:r>
          </w:p>
        </w:tc>
      </w:tr>
      <w:tr>
        <w:trPr/>
        <w:tc>
          <w:tcPr>
            <w:tcW w:w="1872" w:type="dxa"/>
            <w:tcBorders/>
            <w:shd w:color="auto" w:fill="FFFFFF" w:val="clear"/>
          </w:tcPr>
          <w:p>
            <w:pPr>
              <w:pStyle w:val="Sty11L"/>
              <w:spacing w:lineRule="auto" w:line="360"/>
              <w:rPr/>
            </w:pPr>
            <w:r>
              <w:rPr/>
            </w:r>
          </w:p>
        </w:tc>
        <w:tc>
          <w:tcPr>
            <w:tcW w:w="1413" w:type="dxa"/>
            <w:tcBorders/>
            <w:shd w:color="auto" w:fill="FFFFFF" w:val="clear"/>
          </w:tcPr>
          <w:p>
            <w:pPr>
              <w:pStyle w:val="Sty11L"/>
              <w:spacing w:lineRule="auto" w:line="360"/>
              <w:rPr/>
            </w:pPr>
            <w:r>
              <w:rPr/>
              <w:t xml:space="preserve">TSPD </w:t>
            </w:r>
          </w:p>
        </w:tc>
        <w:tc>
          <w:tcPr>
            <w:tcW w:w="5785" w:type="dxa"/>
            <w:tcBorders/>
            <w:shd w:color="auto" w:fill="FFFFFF" w:val="clear"/>
          </w:tcPr>
          <w:p>
            <w:pPr>
              <w:pStyle w:val="Sty11L"/>
              <w:spacing w:lineRule="auto" w:line="360"/>
              <w:rPr>
                <w:sz w:val="18"/>
              </w:rPr>
            </w:pPr>
            <w:r>
              <w:rPr>
                <w:sz w:val="18"/>
              </w:rPr>
              <w:t>predicted posted traffic speed (kilometres per hour) per road segment</w:t>
            </w:r>
          </w:p>
        </w:tc>
      </w:tr>
    </w:tbl>
    <w:p>
      <w:pPr>
        <w:pStyle w:val="Normal"/>
        <w:rPr>
          <w:rStyle w:val="Captiontitle"/>
        </w:rPr>
      </w:pPr>
      <w:r>
        <w:rPr/>
      </w:r>
      <w:r>
        <w:br w:type="page"/>
      </w:r>
    </w:p>
    <w:p>
      <w:pPr>
        <w:pStyle w:val="Textbody1"/>
        <w:spacing w:lineRule="auto" w:line="360"/>
        <w:jc w:val="left"/>
        <w:rPr/>
      </w:pPr>
      <w:r>
        <w:rPr>
          <w:rStyle w:val="Captiontitle"/>
        </w:rPr>
        <w:t>Table 2</w:t>
      </w:r>
      <w:bookmarkStart w:id="74" w:name="Ref_x1-160022"/>
      <w:bookmarkEnd w:id="74"/>
      <w:r>
        <w:rPr>
          <w:rStyle w:val="Captiontitle"/>
        </w:rPr>
        <w:t xml:space="preserve">: </w:t>
      </w:r>
      <w:r>
        <w:rPr/>
        <w:t xml:space="preserve">Statistical models used in framework. </w:t>
      </w:r>
    </w:p>
    <w:p>
      <w:pPr>
        <w:pStyle w:val="Normal"/>
        <w:rPr/>
      </w:pPr>
      <w:r>
        <w:rPr/>
      </w:r>
    </w:p>
    <w:p>
      <w:pPr>
        <w:pStyle w:val="Normal"/>
        <w:rPr/>
      </w:pPr>
      <w:r>
        <w:rPr/>
      </w:r>
    </w:p>
    <w:p>
      <w:pPr>
        <w:sectPr>
          <w:type w:val="continuous"/>
          <w:pgSz w:w="11950" w:h="16901"/>
          <w:pgMar w:left="1440" w:right="1440" w:header="0" w:top="1134" w:footer="0" w:bottom="1134" w:gutter="0"/>
          <w:lnNumType w:countBy="1" w:restart="continuous" w:distance="283"/>
          <w:formProt w:val="false"/>
          <w:textDirection w:val="lrTb"/>
          <w:docGrid w:type="default" w:linePitch="240" w:charSpace="4294961151"/>
        </w:sectPr>
      </w:pPr>
    </w:p>
    <w:tbl>
      <w:tblPr>
        <w:tblW w:w="9068" w:type="dxa"/>
        <w:jc w:val="left"/>
        <w:tblInd w:w="0" w:type="dxa"/>
        <w:tblBorders/>
        <w:tblCellMar>
          <w:top w:w="0" w:type="dxa"/>
          <w:left w:w="0" w:type="dxa"/>
          <w:bottom w:w="0" w:type="dxa"/>
          <w:right w:w="0" w:type="dxa"/>
        </w:tblCellMar>
        <w:tblLook w:val="04a0" w:noVBand="1" w:noHBand="0" w:lastColumn="0" w:firstColumn="1" w:lastRow="0" w:firstRow="1"/>
      </w:tblPr>
      <w:tblGrid>
        <w:gridCol w:w="1079"/>
        <w:gridCol w:w="4761"/>
        <w:gridCol w:w="1982"/>
        <w:gridCol w:w="1245"/>
      </w:tblGrid>
      <w:tr>
        <w:trPr/>
        <w:tc>
          <w:tcPr>
            <w:tcW w:w="1079" w:type="dxa"/>
            <w:tcBorders/>
            <w:shd w:color="auto" w:fill="FFFFFF" w:val="clear"/>
          </w:tcPr>
          <w:p>
            <w:pPr>
              <w:pStyle w:val="Sty11L"/>
              <w:spacing w:lineRule="auto" w:line="360"/>
              <w:rPr/>
            </w:pPr>
            <w:r>
              <w:rPr/>
              <w:t xml:space="preserve">Model Type </w:t>
            </w:r>
          </w:p>
        </w:tc>
        <w:tc>
          <w:tcPr>
            <w:tcW w:w="4761" w:type="dxa"/>
            <w:tcBorders/>
            <w:shd w:color="auto" w:fill="FFFFFF" w:val="clear"/>
          </w:tcPr>
          <w:p>
            <w:pPr>
              <w:pStyle w:val="Sty11L"/>
              <w:rPr/>
            </w:pPr>
            <w:r>
              <w:rPr/>
              <w:t xml:space="preserve">Model </w:t>
            </w:r>
          </w:p>
        </w:tc>
        <w:tc>
          <w:tcPr>
            <w:tcW w:w="1982" w:type="dxa"/>
            <w:tcBorders/>
            <w:shd w:color="auto" w:fill="FFFFFF" w:val="clear"/>
          </w:tcPr>
          <w:p>
            <w:pPr>
              <w:pStyle w:val="Sty11L"/>
              <w:spacing w:lineRule="auto" w:line="360"/>
              <w:rPr/>
            </w:pPr>
            <w:r>
              <w:rPr/>
              <w:t xml:space="preserve">Reduction in Error </w:t>
            </w:r>
          </w:p>
        </w:tc>
        <w:tc>
          <w:tcPr>
            <w:tcW w:w="1245" w:type="dxa"/>
            <w:tcBorders/>
            <w:shd w:color="auto" w:fill="FFFFFF" w:val="clear"/>
          </w:tcPr>
          <w:p>
            <w:pPr>
              <w:pStyle w:val="Sty11L"/>
              <w:spacing w:lineRule="auto" w:line="360"/>
              <w:rPr/>
            </w:pPr>
            <w:r>
              <w:rPr/>
              <w:t xml:space="preserve">ROC (AUC) </w:t>
            </w:r>
          </w:p>
        </w:tc>
      </w:tr>
      <w:tr>
        <w:trPr/>
        <w:tc>
          <w:tcPr>
            <w:tcW w:w="1079" w:type="dxa"/>
            <w:tcBorders/>
            <w:shd w:color="auto" w:fill="FFFFFF" w:val="clear"/>
          </w:tcPr>
          <w:p>
            <w:pPr>
              <w:pStyle w:val="Sty11L"/>
              <w:spacing w:lineRule="auto" w:line="360"/>
              <w:rPr/>
            </w:pPr>
            <w:r>
              <w:rPr/>
              <w:t xml:space="preserve">Species Occurrence </w:t>
            </w:r>
          </w:p>
        </w:tc>
        <w:tc>
          <w:tcPr>
            <w:tcW w:w="4761" w:type="dxa"/>
            <w:tcBorders/>
            <w:shd w:color="auto" w:fill="FFFFFF" w:val="clear"/>
          </w:tcPr>
          <w:p>
            <w:pPr>
              <w:pStyle w:val="Textbody1"/>
              <w:spacing w:lineRule="auto" w:line="360"/>
              <w:jc w:val="left"/>
              <w:rPr/>
            </w:pPr>
            <w:r>
              <w:rPr/>
            </w:r>
            <m:oMath xmlns:m="http://schemas.openxmlformats.org/officeDocument/2006/math">
              <m:eqArr>
                <m:e>
                  <m:r>
                    <m:rPr>
                      <m:lit/>
                      <m:nor/>
                    </m:rPr>
                    <w:rPr>
                      <w:rFonts w:ascii="Cambria Math" w:hAnsi="Cambria Math"/>
                    </w:rPr>
                    <m:t xml:space="preserve">Pr</m:t>
                  </m:r>
                  <m:d>
                    <m:dPr>
                      <m:begChr m:val="("/>
                      <m:endChr m:val=")"/>
                    </m:dPr>
                    <m:e>
                      <m:r>
                        <m:rPr>
                          <m:lit/>
                          <m:nor/>
                        </m:rPr>
                        <w:rPr>
                          <w:rFonts w:ascii="Cambria Math" w:hAnsi="Cambria Math"/>
                        </w:rPr>
                        <m:t xml:space="preserve">KANG</m:t>
                      </m:r>
                      <m:r>
                        <w:rPr>
                          <w:rFonts w:ascii="Cambria Math" w:hAnsi="Cambria Math"/>
                        </w:rPr>
                        <m:t xml:space="preserve">=</m:t>
                      </m:r>
                      <m:r>
                        <m:rPr>
                          <m:lit/>
                          <m:nor/>
                        </m:rPr>
                        <w:rPr>
                          <w:rFonts w:ascii="Cambria Math" w:hAnsi="Cambria Math"/>
                        </w:rPr>
                        <m:t xml:space="preserve">1</m:t>
                      </m:r>
                    </m:e>
                  </m:d>
                  <m:r>
                    <w:rPr>
                      <w:rFonts w:ascii="Cambria Math" w:hAnsi="Cambria Math"/>
                    </w:rPr>
                    <m:t xml:space="preserve">≈</m:t>
                  </m:r>
                  <m:sSup>
                    <m:e>
                      <m:r>
                        <m:rPr>
                          <m:lit/>
                          <m:nor/>
                        </m:rPr>
                        <w:rPr>
                          <w:rFonts w:ascii="Cambria Math" w:hAnsi="Cambria Math"/>
                        </w:rPr>
                        <m:t xml:space="preserve">logit</m:t>
                      </m:r>
                    </m:e>
                    <m:sup>
                      <m:r>
                        <w:rPr>
                          <w:rFonts w:ascii="Cambria Math" w:hAnsi="Cambria Math"/>
                        </w:rPr>
                        <m:t xml:space="preserve">−</m:t>
                      </m:r>
                      <m:r>
                        <m:rPr>
                          <m:lit/>
                          <m:nor/>
                        </m:rPr>
                        <w:rPr>
                          <w:rFonts w:ascii="Cambria Math" w:hAnsi="Cambria Math"/>
                        </w:rPr>
                        <m:t xml:space="preserve">1</m:t>
                      </m:r>
                    </m:sup>
                  </m:sSup>
                  <m:d>
                    <m:dPr>
                      <m:begChr m:val="("/>
                      <m:endChr m:val=""/>
                    </m:dPr>
                    <m:e>
                      <m:sSub>
                        <m:e>
                          <m:r>
                            <m:rPr>
                              <m:lit/>
                              <m:nor/>
                            </m:rPr>
                            <w:rPr>
                              <w:rFonts w:ascii="Cambria Math" w:hAnsi="Cambria Math"/>
                            </w:rPr>
                            <m:t xml:space="preserve">β</m:t>
                          </m:r>
                        </m:e>
                        <m:sub>
                          <m:r>
                            <m:rPr>
                              <m:lit/>
                              <m:nor/>
                            </m:rPr>
                            <w:rPr>
                              <w:rFonts w:ascii="Cambria Math" w:hAnsi="Cambria Math"/>
                            </w:rPr>
                            <m:t xml:space="preserve">0</m:t>
                          </m:r>
                        </m:sub>
                      </m:sSub>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1</m:t>
                          </m:r>
                        </m:sub>
                      </m:sSub>
                      <m:r>
                        <m:rPr>
                          <m:lit/>
                          <m:nor/>
                        </m:rPr>
                        <w:rPr>
                          <w:rFonts w:ascii="Cambria Math" w:hAnsi="Cambria Math"/>
                        </w:rPr>
                        <m:t xml:space="preserve">ELEV</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2</m:t>
                          </m:r>
                        </m:sub>
                      </m:sSub>
                      <m:r>
                        <m:rPr>
                          <m:lit/>
                          <m:nor/>
                        </m:rPr>
                        <w:rPr>
                          <w:rFonts w:ascii="Cambria Math" w:hAnsi="Cambria Math"/>
                        </w:rPr>
                        <m:t xml:space="preserve">GREEN</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3</m:t>
                          </m:r>
                        </m:sub>
                      </m:sSub>
                      <m:r>
                        <m:rPr>
                          <m:lit/>
                          <m:nor/>
                        </m:rPr>
                        <w:rPr>
                          <w:rFonts w:ascii="Cambria Math" w:hAnsi="Cambria Math"/>
                        </w:rPr>
                        <m:t xml:space="preserve">LIGHT</m:t>
                      </m:r>
                    </m:e>
                  </m:d>
                </m:e>
                <m:e>
                  <m:d>
                    <m:dPr>
                      <m:begChr m:val=""/>
                      <m:endChr m:val=")"/>
                    </m:dPr>
                    <m:e>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4</m:t>
                          </m:r>
                        </m:sub>
                      </m:sSub>
                      <m:r>
                        <m:rPr>
                          <m:lit/>
                          <m:nor/>
                        </m:rPr>
                        <w:rPr>
                          <w:rFonts w:ascii="Cambria Math" w:hAnsi="Cambria Math"/>
                        </w:rPr>
                        <m:t xml:space="preserve">MNTEMPWQ</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5</m:t>
                          </m:r>
                        </m:sub>
                      </m:sSub>
                      <m:r>
                        <m:rPr>
                          <m:lit/>
                          <m:nor/>
                        </m:rPr>
                        <w:rPr>
                          <w:rFonts w:ascii="Cambria Math" w:hAnsi="Cambria Math"/>
                        </w:rPr>
                        <m:t xml:space="preserve">PRECDM</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6</m:t>
                          </m:r>
                        </m:sub>
                      </m:sSub>
                      <m:r>
                        <m:rPr>
                          <m:lit/>
                          <m:nor/>
                        </m:rPr>
                        <w:rPr>
                          <w:rFonts w:ascii="Cambria Math" w:hAnsi="Cambria Math"/>
                        </w:rPr>
                        <m:t xml:space="preserve">SLOPE</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7</m:t>
                          </m:r>
                        </m:sub>
                      </m:sSub>
                      <m:r>
                        <m:rPr>
                          <m:lit/>
                          <m:nor/>
                        </m:rPr>
                        <w:rPr>
                          <w:rFonts w:ascii="Cambria Math" w:hAnsi="Cambria Math"/>
                        </w:rPr>
                        <m:t xml:space="preserve">TREEDENS</m:t>
                      </m:r>
                    </m:e>
                  </m:d>
                </m:e>
              </m:eqArr>
            </m:oMath>
          </w:p>
        </w:tc>
        <w:tc>
          <w:tcPr>
            <w:tcW w:w="1982" w:type="dxa"/>
            <w:tcBorders/>
            <w:shd w:color="auto" w:fill="FFFFFF" w:val="clear"/>
          </w:tcPr>
          <w:p>
            <w:pPr>
              <w:pStyle w:val="Sty11L"/>
              <w:spacing w:lineRule="auto" w:line="360"/>
              <w:rPr/>
            </w:pPr>
            <w:r>
              <w:rPr/>
              <w:t xml:space="preserve">30.4% </w:t>
            </w:r>
          </w:p>
        </w:tc>
        <w:tc>
          <w:tcPr>
            <w:tcW w:w="1245" w:type="dxa"/>
            <w:tcBorders/>
            <w:shd w:color="auto" w:fill="FFFFFF" w:val="clear"/>
          </w:tcPr>
          <w:p>
            <w:pPr>
              <w:pStyle w:val="Sty11L"/>
              <w:spacing w:lineRule="auto" w:line="360"/>
              <w:rPr/>
            </w:pPr>
            <w:r>
              <w:rPr/>
              <w:t xml:space="preserve">0.88 </w:t>
            </w:r>
          </w:p>
        </w:tc>
      </w:tr>
      <w:tr>
        <w:trPr/>
        <w:tc>
          <w:tcPr>
            <w:tcW w:w="1079" w:type="dxa"/>
            <w:tcBorders/>
            <w:shd w:color="auto" w:fill="FFFFFF" w:val="clear"/>
          </w:tcPr>
          <w:p>
            <w:pPr>
              <w:pStyle w:val="Sty11L"/>
              <w:spacing w:lineRule="auto" w:line="360"/>
              <w:rPr/>
            </w:pPr>
            <w:r>
              <w:rPr/>
            </w:r>
          </w:p>
        </w:tc>
        <w:tc>
          <w:tcPr>
            <w:tcW w:w="4761" w:type="dxa"/>
            <w:tcBorders/>
            <w:shd w:color="auto" w:fill="FFFFFF" w:val="clear"/>
          </w:tcPr>
          <w:p>
            <w:pPr>
              <w:pStyle w:val="Textbody1"/>
              <w:spacing w:lineRule="auto" w:line="360"/>
              <w:jc w:val="left"/>
              <w:rPr/>
            </w:pPr>
            <w:r>
              <w:rPr/>
            </w:r>
          </w:p>
        </w:tc>
        <w:tc>
          <w:tcPr>
            <w:tcW w:w="1982" w:type="dxa"/>
            <w:tcBorders/>
            <w:shd w:color="auto" w:fill="FFFFFF" w:val="clear"/>
          </w:tcPr>
          <w:p>
            <w:pPr>
              <w:pStyle w:val="Sty11L"/>
              <w:spacing w:lineRule="auto" w:line="360"/>
              <w:rPr/>
            </w:pPr>
            <w:r>
              <w:rPr/>
            </w:r>
          </w:p>
        </w:tc>
        <w:tc>
          <w:tcPr>
            <w:tcW w:w="1245" w:type="dxa"/>
            <w:tcBorders/>
            <w:shd w:color="auto" w:fill="FFFFFF" w:val="clear"/>
          </w:tcPr>
          <w:p>
            <w:pPr>
              <w:pStyle w:val="Sty11L"/>
              <w:spacing w:lineRule="auto" w:line="360"/>
              <w:rPr/>
            </w:pPr>
            <w:r>
              <w:rPr/>
            </w:r>
          </w:p>
        </w:tc>
      </w:tr>
      <w:tr>
        <w:trPr/>
        <w:tc>
          <w:tcPr>
            <w:tcW w:w="1079" w:type="dxa"/>
            <w:tcBorders/>
            <w:shd w:color="auto" w:fill="FFFFFF" w:val="clear"/>
          </w:tcPr>
          <w:p>
            <w:pPr>
              <w:pStyle w:val="Sty11L"/>
              <w:spacing w:lineRule="auto" w:line="360"/>
              <w:rPr/>
            </w:pPr>
            <w:r>
              <w:rPr/>
              <w:t xml:space="preserve">Traffic Volume </w:t>
            </w:r>
          </w:p>
        </w:tc>
        <w:tc>
          <w:tcPr>
            <w:tcW w:w="4761" w:type="dxa"/>
            <w:tcBorders/>
            <w:shd w:color="auto" w:fill="FFFFFF" w:val="clear"/>
          </w:tcPr>
          <w:p>
            <w:pPr>
              <w:pStyle w:val="Textbody1"/>
              <w:spacing w:lineRule="auto" w:line="360"/>
              <w:jc w:val="left"/>
              <w:rPr/>
            </w:pPr>
            <w:r>
              <w:rPr/>
            </w:r>
            <m:oMath xmlns:m="http://schemas.openxmlformats.org/officeDocument/2006/math">
              <m:eqArr>
                <m:e>
                  <m:r>
                    <m:rPr>
                      <m:lit/>
                      <m:nor/>
                    </m:rPr>
                    <w:rPr>
                      <w:rFonts w:ascii="Cambria Math" w:hAnsi="Cambria Math"/>
                    </w:rPr>
                    <m:t xml:space="preserve">ln</m:t>
                  </m:r>
                  <m:d>
                    <m:dPr>
                      <m:begChr m:val="("/>
                      <m:endChr m:val=")"/>
                    </m:dPr>
                    <m:e>
                      <m:r>
                        <m:rPr>
                          <m:lit/>
                          <m:nor/>
                        </m:rPr>
                        <w:rPr>
                          <w:rFonts w:ascii="Cambria Math" w:hAnsi="Cambria Math"/>
                        </w:rPr>
                        <m:t xml:space="preserve">AADT</m:t>
                      </m:r>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0</m:t>
                      </m:r>
                    </m:sub>
                  </m:sSub>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2</m:t>
                      </m:r>
                    </m:sub>
                  </m:sSub>
                  <m:r>
                    <m:rPr>
                      <m:lit/>
                      <m:nor/>
                    </m:rPr>
                    <w:rPr>
                      <w:rFonts w:ascii="Cambria Math" w:hAnsi="Cambria Math"/>
                    </w:rPr>
                    <m:t xml:space="preserve">KMTODEV</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3</m:t>
                      </m:r>
                    </m:sub>
                  </m:sSub>
                  <m:r>
                    <m:rPr>
                      <m:lit/>
                      <m:nor/>
                    </m:rPr>
                    <w:rPr>
                      <w:rFonts w:ascii="Cambria Math" w:hAnsi="Cambria Math"/>
                    </w:rPr>
                    <m:t xml:space="preserve">KMTOHWY</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5</m:t>
                      </m:r>
                    </m:sub>
                  </m:sSub>
                  <m:r>
                    <m:rPr>
                      <m:lit/>
                      <m:nor/>
                    </m:rPr>
                    <w:rPr>
                      <w:rFonts w:ascii="Cambria Math" w:hAnsi="Cambria Math"/>
                    </w:rPr>
                    <m:t xml:space="preserve">POPDENS</m:t>
                  </m:r>
                </m:e>
                <m:e>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6</m:t>
                      </m:r>
                    </m:sub>
                  </m:sSub>
                  <m:r>
                    <m:rPr>
                      <m:lit/>
                      <m:nor/>
                    </m:rPr>
                    <w:rPr>
                      <w:rFonts w:ascii="Cambria Math" w:hAnsi="Cambria Math"/>
                    </w:rPr>
                    <m:t xml:space="preserve">RDDENS</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7</m:t>
                      </m:r>
                    </m:sub>
                  </m:sSub>
                  <m:r>
                    <m:rPr>
                      <m:lit/>
                      <m:nor/>
                    </m:rPr>
                    <w:rPr>
                      <w:rFonts w:ascii="Cambria Math" w:hAnsi="Cambria Math"/>
                    </w:rPr>
                    <m:t xml:space="preserve">RDCLASS</m:t>
                  </m:r>
                </m:e>
              </m:eqArr>
            </m:oMath>
          </w:p>
        </w:tc>
        <w:tc>
          <w:tcPr>
            <w:tcW w:w="1982" w:type="dxa"/>
            <w:tcBorders/>
            <w:shd w:color="auto" w:fill="FFFFFF" w:val="clear"/>
          </w:tcPr>
          <w:p>
            <w:pPr>
              <w:pStyle w:val="Sty11L"/>
              <w:spacing w:lineRule="auto" w:line="360"/>
              <w:rPr/>
            </w:pPr>
            <w:r>
              <w:rPr/>
              <w:t xml:space="preserve">54.4% </w:t>
            </w:r>
          </w:p>
        </w:tc>
        <w:tc>
          <w:tcPr>
            <w:tcW w:w="1245" w:type="dxa"/>
            <w:tcBorders/>
            <w:shd w:color="auto" w:fill="FFFFFF" w:val="clear"/>
          </w:tcPr>
          <w:p>
            <w:pPr>
              <w:pStyle w:val="Sty11L"/>
              <w:spacing w:lineRule="auto" w:line="360"/>
              <w:rPr/>
            </w:pPr>
            <w:r>
              <w:rPr/>
              <w:t xml:space="preserve">– </w:t>
            </w:r>
          </w:p>
        </w:tc>
      </w:tr>
      <w:tr>
        <w:trPr/>
        <w:tc>
          <w:tcPr>
            <w:tcW w:w="1079" w:type="dxa"/>
            <w:tcBorders/>
            <w:shd w:color="auto" w:fill="FFFFFF" w:val="clear"/>
          </w:tcPr>
          <w:p>
            <w:pPr>
              <w:pStyle w:val="Sty11L"/>
              <w:spacing w:lineRule="auto" w:line="360"/>
              <w:rPr/>
            </w:pPr>
            <w:r>
              <w:rPr/>
            </w:r>
          </w:p>
        </w:tc>
        <w:tc>
          <w:tcPr>
            <w:tcW w:w="4761" w:type="dxa"/>
            <w:tcBorders/>
            <w:shd w:color="auto" w:fill="FFFFFF" w:val="clear"/>
          </w:tcPr>
          <w:p>
            <w:pPr>
              <w:pStyle w:val="Textbody1"/>
              <w:spacing w:lineRule="auto" w:line="360"/>
              <w:jc w:val="left"/>
              <w:rPr/>
            </w:pPr>
            <w:r>
              <w:rPr/>
            </w:r>
          </w:p>
        </w:tc>
        <w:tc>
          <w:tcPr>
            <w:tcW w:w="1982" w:type="dxa"/>
            <w:tcBorders/>
            <w:shd w:color="auto" w:fill="FFFFFF" w:val="clear"/>
          </w:tcPr>
          <w:p>
            <w:pPr>
              <w:pStyle w:val="Sty11L"/>
              <w:spacing w:lineRule="auto" w:line="360"/>
              <w:rPr/>
            </w:pPr>
            <w:r>
              <w:rPr/>
            </w:r>
          </w:p>
        </w:tc>
        <w:tc>
          <w:tcPr>
            <w:tcW w:w="1245" w:type="dxa"/>
            <w:tcBorders/>
            <w:shd w:color="auto" w:fill="FFFFFF" w:val="clear"/>
          </w:tcPr>
          <w:p>
            <w:pPr>
              <w:pStyle w:val="Sty11L"/>
              <w:spacing w:lineRule="auto" w:line="360"/>
              <w:rPr/>
            </w:pPr>
            <w:r>
              <w:rPr/>
            </w:r>
          </w:p>
        </w:tc>
      </w:tr>
      <w:tr>
        <w:trPr/>
        <w:tc>
          <w:tcPr>
            <w:tcW w:w="1079" w:type="dxa"/>
            <w:tcBorders/>
            <w:shd w:color="auto" w:fill="FFFFFF" w:val="clear"/>
          </w:tcPr>
          <w:p>
            <w:pPr>
              <w:pStyle w:val="Sty11L"/>
              <w:spacing w:lineRule="auto" w:line="360"/>
              <w:rPr/>
            </w:pPr>
            <w:r>
              <w:rPr/>
              <w:t xml:space="preserve">Traffic Speed </w:t>
            </w:r>
          </w:p>
        </w:tc>
        <w:tc>
          <w:tcPr>
            <w:tcW w:w="4761" w:type="dxa"/>
            <w:tcBorders/>
            <w:shd w:color="auto" w:fill="FFFFFF" w:val="clear"/>
          </w:tcPr>
          <w:p>
            <w:pPr>
              <w:pStyle w:val="Textbody1"/>
              <w:spacing w:lineRule="auto" w:line="360"/>
              <w:jc w:val="left"/>
              <w:rPr/>
            </w:pPr>
            <w:r>
              <w:rPr/>
              <w:t xml:space="preserve"> </w:t>
            </w:r>
            <w:r>
              <w:rPr/>
            </w:r>
            <m:oMath xmlns:m="http://schemas.openxmlformats.org/officeDocument/2006/math">
              <m:r>
                <m:rPr>
                  <m:lit/>
                  <m:nor/>
                </m:rPr>
                <w:rPr>
                  <w:rFonts w:ascii="Cambria Math" w:hAnsi="Cambria Math"/>
                </w:rPr>
                <m:t xml:space="preserve">SPEEDLMT</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0</m:t>
                  </m:r>
                </m:sub>
              </m:sSub>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1</m:t>
                  </m:r>
                </m:sub>
              </m:sSub>
              <m:r>
                <m:rPr>
                  <m:lit/>
                  <m:nor/>
                </m:rPr>
                <w:rPr>
                  <w:rFonts w:ascii="Cambria Math" w:hAnsi="Cambria Math"/>
                </w:rPr>
                <m:t xml:space="preserve">RDCLASS</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2</m:t>
                  </m:r>
                </m:sub>
              </m:sSub>
              <m:r>
                <m:rPr>
                  <m:lit/>
                  <m:nor/>
                </m:rPr>
                <w:rPr>
                  <w:rFonts w:ascii="Cambria Math" w:hAnsi="Cambria Math"/>
                </w:rPr>
                <m:t xml:space="preserve">RDDENS</m:t>
              </m:r>
            </m:oMath>
          </w:p>
        </w:tc>
        <w:tc>
          <w:tcPr>
            <w:tcW w:w="1982" w:type="dxa"/>
            <w:tcBorders/>
            <w:shd w:color="auto" w:fill="FFFFFF" w:val="clear"/>
          </w:tcPr>
          <w:p>
            <w:pPr>
              <w:pStyle w:val="Sty11L"/>
              <w:spacing w:lineRule="auto" w:line="360"/>
              <w:rPr/>
            </w:pPr>
            <w:r>
              <w:rPr/>
              <w:t xml:space="preserve">58.7% </w:t>
            </w:r>
          </w:p>
        </w:tc>
        <w:tc>
          <w:tcPr>
            <w:tcW w:w="1245" w:type="dxa"/>
            <w:tcBorders/>
            <w:shd w:color="auto" w:fill="FFFFFF" w:val="clear"/>
          </w:tcPr>
          <w:p>
            <w:pPr>
              <w:pStyle w:val="Sty11L"/>
              <w:spacing w:lineRule="auto" w:line="360"/>
              <w:rPr/>
            </w:pPr>
            <w:r>
              <w:rPr/>
              <w:t xml:space="preserve">– </w:t>
            </w:r>
          </w:p>
        </w:tc>
      </w:tr>
      <w:tr>
        <w:trPr/>
        <w:tc>
          <w:tcPr>
            <w:tcW w:w="1079" w:type="dxa"/>
            <w:tcBorders/>
            <w:shd w:color="auto" w:fill="FFFFFF" w:val="clear"/>
          </w:tcPr>
          <w:p>
            <w:pPr>
              <w:pStyle w:val="Sty11L"/>
              <w:spacing w:lineRule="auto" w:line="360"/>
              <w:rPr/>
            </w:pPr>
            <w:r>
              <w:rPr/>
            </w:r>
          </w:p>
        </w:tc>
        <w:tc>
          <w:tcPr>
            <w:tcW w:w="4761" w:type="dxa"/>
            <w:tcBorders/>
            <w:shd w:color="auto" w:fill="FFFFFF" w:val="clear"/>
          </w:tcPr>
          <w:p>
            <w:pPr>
              <w:pStyle w:val="Textbody1"/>
              <w:spacing w:lineRule="auto" w:line="360"/>
              <w:jc w:val="left"/>
              <w:rPr/>
            </w:pPr>
            <w:r>
              <w:rPr/>
            </w:r>
          </w:p>
        </w:tc>
        <w:tc>
          <w:tcPr>
            <w:tcW w:w="1982" w:type="dxa"/>
            <w:tcBorders/>
            <w:shd w:color="auto" w:fill="FFFFFF" w:val="clear"/>
          </w:tcPr>
          <w:p>
            <w:pPr>
              <w:pStyle w:val="Sty11L"/>
              <w:spacing w:lineRule="auto" w:line="360"/>
              <w:rPr/>
            </w:pPr>
            <w:r>
              <w:rPr/>
            </w:r>
          </w:p>
        </w:tc>
        <w:tc>
          <w:tcPr>
            <w:tcW w:w="1245" w:type="dxa"/>
            <w:tcBorders/>
            <w:shd w:color="auto" w:fill="FFFFFF" w:val="clear"/>
          </w:tcPr>
          <w:p>
            <w:pPr>
              <w:pStyle w:val="Sty11L"/>
              <w:spacing w:lineRule="auto" w:line="360"/>
              <w:rPr/>
            </w:pPr>
            <w:r>
              <w:rPr/>
            </w:r>
          </w:p>
        </w:tc>
      </w:tr>
      <w:tr>
        <w:trPr/>
        <w:tc>
          <w:tcPr>
            <w:tcW w:w="1079" w:type="dxa"/>
            <w:tcBorders/>
            <w:shd w:color="auto" w:fill="FFFFFF" w:val="clear"/>
          </w:tcPr>
          <w:p>
            <w:pPr>
              <w:pStyle w:val="Sty11L"/>
              <w:spacing w:lineRule="auto" w:line="360"/>
              <w:rPr/>
            </w:pPr>
            <w:r>
              <w:rPr/>
              <w:t xml:space="preserve">Collision </w:t>
            </w:r>
          </w:p>
        </w:tc>
        <w:tc>
          <w:tcPr>
            <w:tcW w:w="4761" w:type="dxa"/>
            <w:tcBorders/>
            <w:shd w:color="auto" w:fill="FFFFFF" w:val="clear"/>
          </w:tcPr>
          <w:p>
            <w:pPr>
              <w:pStyle w:val="Textbody1"/>
              <w:spacing w:lineRule="auto" w:line="360"/>
              <w:jc w:val="left"/>
              <w:rPr/>
            </w:pPr>
            <w:r>
              <w:rPr/>
              <w:t xml:space="preserve"> </w:t>
            </w:r>
            <w:r>
              <w:rPr/>
            </w:r>
            <m:oMath xmlns:m="http://schemas.openxmlformats.org/officeDocument/2006/math">
              <m:eqArr>
                <m:e>
                  <m:r>
                    <m:rPr>
                      <m:lit/>
                      <m:nor/>
                    </m:rPr>
                    <w:rPr>
                      <w:rFonts w:ascii="Cambria Math" w:hAnsi="Cambria Math"/>
                    </w:rPr>
                    <m:t xml:space="preserve">cloglog</m:t>
                  </m:r>
                  <m:d>
                    <m:dPr>
                      <m:begChr m:val="("/>
                      <m:endChr m:val=")"/>
                    </m:dPr>
                    <m:e>
                      <m:r>
                        <m:rPr>
                          <m:lit/>
                          <m:nor/>
                        </m:rPr>
                        <w:rPr>
                          <w:rFonts w:ascii="Cambria Math" w:hAnsi="Cambria Math"/>
                        </w:rPr>
                        <m:t xml:space="preserve">Pr</m:t>
                      </m:r>
                      <m:d>
                        <m:dPr>
                          <m:begChr m:val="("/>
                          <m:endChr m:val=")"/>
                        </m:dPr>
                        <m:e>
                          <m:r>
                            <m:rPr>
                              <m:lit/>
                              <m:nor/>
                            </m:rPr>
                            <w:rPr>
                              <w:rFonts w:ascii="Cambria Math" w:hAnsi="Cambria Math"/>
                            </w:rPr>
                            <m:t xml:space="preserve">COLL</m:t>
                          </m:r>
                          <m:r>
                            <w:rPr>
                              <w:rFonts w:ascii="Cambria Math" w:hAnsi="Cambria Math"/>
                            </w:rPr>
                            <m:t xml:space="preserve">=</m:t>
                          </m:r>
                          <m:r>
                            <m:rPr>
                              <m:lit/>
                              <m:nor/>
                            </m:rPr>
                            <w:rPr>
                              <w:rFonts w:ascii="Cambria Math" w:hAnsi="Cambria Math"/>
                            </w:rPr>
                            <m:t xml:space="preserve">1</m:t>
                          </m:r>
                        </m:e>
                      </m:d>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0</m:t>
                      </m:r>
                    </m:sub>
                  </m:sSub>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1</m:t>
                      </m:r>
                    </m:sub>
                  </m:sSub>
                  <m:r>
                    <m:rPr>
                      <m:lit/>
                      <m:nor/>
                    </m:rPr>
                    <w:rPr>
                      <w:rFonts w:ascii="Cambria Math" w:hAnsi="Cambria Math"/>
                    </w:rPr>
                    <m:t xml:space="preserve">ln</m:t>
                  </m:r>
                  <m:d>
                    <m:dPr>
                      <m:begChr m:val="("/>
                      <m:endChr m:val=")"/>
                    </m:dPr>
                    <m:e>
                      <m:r>
                        <m:rPr>
                          <m:lit/>
                          <m:nor/>
                        </m:rPr>
                        <w:rPr>
                          <w:rFonts w:ascii="Cambria Math" w:hAnsi="Cambria Math"/>
                        </w:rPr>
                        <m:t xml:space="preserve">EGK</m:t>
                      </m:r>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2</m:t>
                      </m:r>
                    </m:sub>
                  </m:sSub>
                  <m:r>
                    <m:rPr>
                      <m:lit/>
                      <m:nor/>
                    </m:rPr>
                    <w:rPr>
                      <w:rFonts w:ascii="Cambria Math" w:hAnsi="Cambria Math"/>
                    </w:rPr>
                    <m:t xml:space="preserve">ln</m:t>
                  </m:r>
                  <m:d>
                    <m:dPr>
                      <m:begChr m:val="("/>
                      <m:endChr m:val=")"/>
                    </m:dPr>
                    <m:e>
                      <m:r>
                        <m:rPr>
                          <m:lit/>
                          <m:nor/>
                        </m:rPr>
                        <w:rPr>
                          <w:rFonts w:ascii="Cambria Math" w:hAnsi="Cambria Math"/>
                        </w:rPr>
                        <m:t xml:space="preserve">TVOL</m:t>
                      </m:r>
                    </m:e>
                  </m:d>
                </m:e>
                <m:e>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3</m:t>
                      </m:r>
                    </m:sub>
                  </m:sSub>
                  <m:r>
                    <m:rPr>
                      <m:lit/>
                      <m:nor/>
                    </m:rPr>
                    <w:rPr>
                      <w:rFonts w:ascii="Cambria Math" w:hAnsi="Cambria Math"/>
                    </w:rPr>
                    <m:t xml:space="preserve">ln</m:t>
                  </m:r>
                  <m:d>
                    <m:dPr>
                      <m:begChr m:val="("/>
                      <m:endChr m:val=")"/>
                    </m:dPr>
                    <m:e>
                      <m:r>
                        <m:rPr>
                          <m:lit/>
                          <m:nor/>
                        </m:rPr>
                        <w:rPr>
                          <w:rFonts w:ascii="Cambria Math" w:hAnsi="Cambria Math"/>
                        </w:rPr>
                        <m:t xml:space="preserve">TSPD</m:t>
                      </m:r>
                    </m:e>
                  </m:d>
                </m:e>
              </m:eqArr>
            </m:oMath>
          </w:p>
        </w:tc>
        <w:tc>
          <w:tcPr>
            <w:tcW w:w="1982" w:type="dxa"/>
            <w:tcBorders/>
            <w:shd w:color="auto" w:fill="FFFFFF" w:val="clear"/>
          </w:tcPr>
          <w:p>
            <w:pPr>
              <w:pStyle w:val="Sty11L"/>
              <w:spacing w:lineRule="auto" w:line="360"/>
              <w:rPr/>
            </w:pPr>
            <w:r>
              <w:rPr/>
              <w:t xml:space="preserve">23.7% </w:t>
            </w:r>
          </w:p>
        </w:tc>
        <w:tc>
          <w:tcPr>
            <w:tcW w:w="1245" w:type="dxa"/>
            <w:tcBorders/>
            <w:shd w:color="auto" w:fill="FFFFFF" w:val="clear"/>
          </w:tcPr>
          <w:p>
            <w:pPr>
              <w:pStyle w:val="Sty11L"/>
              <w:spacing w:lineRule="auto" w:line="360"/>
              <w:rPr/>
            </w:pPr>
            <w:r>
              <w:rPr/>
              <w:t xml:space="preserve">0.81 </w:t>
            </w:r>
          </w:p>
        </w:tc>
      </w:tr>
      <w:tr>
        <w:trPr/>
        <w:tc>
          <w:tcPr>
            <w:tcW w:w="1079" w:type="dxa"/>
            <w:tcBorders/>
            <w:shd w:color="auto" w:fill="FFFFFF" w:val="clear"/>
          </w:tcPr>
          <w:p>
            <w:pPr>
              <w:pStyle w:val="Sty11L"/>
              <w:spacing w:lineRule="auto" w:line="360"/>
              <w:rPr/>
            </w:pPr>
            <w:r>
              <w:rPr/>
            </w:r>
          </w:p>
        </w:tc>
        <w:tc>
          <w:tcPr>
            <w:tcW w:w="4761" w:type="dxa"/>
            <w:tcBorders/>
            <w:shd w:color="auto" w:fill="FFFFFF" w:val="clear"/>
          </w:tcPr>
          <w:p>
            <w:pPr>
              <w:pStyle w:val="Textbody1"/>
              <w:spacing w:lineRule="auto" w:line="360"/>
              <w:jc w:val="left"/>
              <w:rPr/>
            </w:pPr>
            <w:r>
              <w:rPr/>
            </w:r>
          </w:p>
        </w:tc>
        <w:tc>
          <w:tcPr>
            <w:tcW w:w="1982" w:type="dxa"/>
            <w:tcBorders/>
            <w:shd w:color="auto" w:fill="FFFFFF" w:val="clear"/>
          </w:tcPr>
          <w:p>
            <w:pPr>
              <w:pStyle w:val="Sty11L"/>
              <w:spacing w:lineRule="auto" w:line="360"/>
              <w:rPr/>
            </w:pPr>
            <w:r>
              <w:rPr/>
            </w:r>
          </w:p>
        </w:tc>
        <w:tc>
          <w:tcPr>
            <w:tcW w:w="1245" w:type="dxa"/>
            <w:tcBorders/>
            <w:shd w:color="auto" w:fill="FFFFFF" w:val="clear"/>
          </w:tcPr>
          <w:p>
            <w:pPr>
              <w:pStyle w:val="Sty11L"/>
              <w:spacing w:lineRule="auto" w:line="360"/>
              <w:rPr/>
            </w:pPr>
            <w:r>
              <w:rPr/>
            </w:r>
          </w:p>
        </w:tc>
      </w:tr>
      <w:tr>
        <w:trPr/>
        <w:tc>
          <w:tcPr>
            <w:tcW w:w="1079" w:type="dxa"/>
            <w:tcBorders/>
            <w:shd w:color="auto" w:fill="FFFFFF" w:val="clear"/>
          </w:tcPr>
          <w:p>
            <w:pPr>
              <w:pStyle w:val="Sty11L"/>
              <w:spacing w:lineRule="auto" w:line="360"/>
              <w:rPr/>
            </w:pPr>
            <w:r>
              <w:rPr/>
              <w:t xml:space="preserve">Alternative Collision </w:t>
            </w:r>
          </w:p>
        </w:tc>
        <w:tc>
          <w:tcPr>
            <w:tcW w:w="4761" w:type="dxa"/>
            <w:tcBorders/>
            <w:shd w:color="auto" w:fill="FFFFFF" w:val="clear"/>
          </w:tcPr>
          <w:p>
            <w:pPr>
              <w:pStyle w:val="Textbody1"/>
              <w:spacing w:lineRule="auto" w:line="360"/>
              <w:jc w:val="left"/>
              <w:rPr/>
            </w:pPr>
            <w:r>
              <w:rPr/>
              <w:t xml:space="preserve"> </w:t>
            </w:r>
            <w:r>
              <w:rPr/>
            </w:r>
            <m:oMath xmlns:m="http://schemas.openxmlformats.org/officeDocument/2006/math">
              <m:eqArr>
                <m:e>
                  <m:r>
                    <m:rPr>
                      <m:lit/>
                      <m:nor/>
                    </m:rPr>
                    <w:rPr>
                      <w:rFonts w:ascii="Cambria Math" w:hAnsi="Cambria Math"/>
                    </w:rPr>
                    <m:t xml:space="preserve">cloglog</m:t>
                  </m:r>
                  <m:d>
                    <m:dPr>
                      <m:begChr m:val="("/>
                      <m:endChr m:val=")"/>
                    </m:dPr>
                    <m:e>
                      <m:r>
                        <m:rPr>
                          <m:lit/>
                          <m:nor/>
                        </m:rPr>
                        <w:rPr>
                          <w:rFonts w:ascii="Cambria Math" w:hAnsi="Cambria Math"/>
                        </w:rPr>
                        <m:t xml:space="preserve">Pr</m:t>
                      </m:r>
                      <m:d>
                        <m:dPr>
                          <m:begChr m:val="("/>
                          <m:endChr m:val=")"/>
                        </m:dPr>
                        <m:e>
                          <m:r>
                            <m:rPr>
                              <m:lit/>
                              <m:nor/>
                            </m:rPr>
                            <w:rPr>
                              <w:rFonts w:ascii="Cambria Math" w:hAnsi="Cambria Math"/>
                            </w:rPr>
                            <m:t xml:space="preserve">COLL</m:t>
                          </m:r>
                          <m:r>
                            <w:rPr>
                              <w:rFonts w:ascii="Cambria Math" w:hAnsi="Cambria Math"/>
                            </w:rPr>
                            <m:t xml:space="preserve">=</m:t>
                          </m:r>
                          <m:r>
                            <m:rPr>
                              <m:lit/>
                              <m:nor/>
                            </m:rPr>
                            <w:rPr>
                              <w:rFonts w:ascii="Cambria Math" w:hAnsi="Cambria Math"/>
                            </w:rPr>
                            <m:t xml:space="preserve">1</m:t>
                          </m:r>
                        </m:e>
                      </m:d>
                    </m:e>
                  </m:d>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0</m:t>
                      </m:r>
                    </m:sub>
                  </m:sSub>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1</m:t>
                      </m:r>
                    </m:sub>
                  </m:sSub>
                  <m:r>
                    <m:rPr>
                      <m:lit/>
                      <m:nor/>
                    </m:rPr>
                    <w:rPr>
                      <w:rFonts w:ascii="Cambria Math" w:hAnsi="Cambria Math"/>
                    </w:rPr>
                    <m:t xml:space="preserve">ELEV</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2</m:t>
                      </m:r>
                    </m:sub>
                  </m:sSub>
                  <m:r>
                    <m:rPr>
                      <m:lit/>
                      <m:nor/>
                    </m:rPr>
                    <w:rPr>
                      <w:rFonts w:ascii="Cambria Math" w:hAnsi="Cambria Math"/>
                    </w:rPr>
                    <m:t xml:space="preserve">GREEN</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3</m:t>
                      </m:r>
                    </m:sub>
                  </m:sSub>
                  <m:r>
                    <m:rPr>
                      <m:lit/>
                      <m:nor/>
                    </m:rPr>
                    <w:rPr>
                      <w:rFonts w:ascii="Cambria Math" w:hAnsi="Cambria Math"/>
                    </w:rPr>
                    <m:t xml:space="preserve">KMTODEV</m:t>
                  </m:r>
                </m:e>
                <m:e>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4</m:t>
                      </m:r>
                    </m:sub>
                  </m:sSub>
                  <m:r>
                    <m:rPr>
                      <m:lit/>
                      <m:nor/>
                    </m:rPr>
                    <w:rPr>
                      <w:rFonts w:ascii="Cambria Math" w:hAnsi="Cambria Math"/>
                    </w:rPr>
                    <m:t xml:space="preserve">KMTOHWY</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5</m:t>
                      </m:r>
                    </m:sub>
                  </m:sSub>
                  <m:r>
                    <m:rPr>
                      <m:lit/>
                      <m:nor/>
                    </m:rPr>
                    <w:rPr>
                      <w:rFonts w:ascii="Cambria Math" w:hAnsi="Cambria Math"/>
                    </w:rPr>
                    <m:t xml:space="preserve">LIGHT</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6</m:t>
                      </m:r>
                    </m:sub>
                  </m:sSub>
                  <m:r>
                    <m:rPr>
                      <m:lit/>
                      <m:nor/>
                    </m:rPr>
                    <w:rPr>
                      <w:rFonts w:ascii="Cambria Math" w:hAnsi="Cambria Math"/>
                    </w:rPr>
                    <m:t xml:space="preserve">MNTEMPWQ</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7</m:t>
                      </m:r>
                    </m:sub>
                  </m:sSub>
                  <m:r>
                    <m:rPr>
                      <m:lit/>
                      <m:nor/>
                    </m:rPr>
                    <w:rPr>
                      <w:rFonts w:ascii="Cambria Math" w:hAnsi="Cambria Math"/>
                    </w:rPr>
                    <m:t xml:space="preserve">POPDENS</m:t>
                  </m:r>
                </m:e>
                <m:e>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8</m:t>
                      </m:r>
                    </m:sub>
                  </m:sSub>
                  <m:r>
                    <m:rPr>
                      <m:lit/>
                      <m:nor/>
                    </m:rPr>
                    <w:rPr>
                      <w:rFonts w:ascii="Cambria Math" w:hAnsi="Cambria Math"/>
                    </w:rPr>
                    <m:t xml:space="preserve">PRECDM</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9</m:t>
                      </m:r>
                    </m:sub>
                  </m:sSub>
                  <m:r>
                    <m:rPr>
                      <m:lit/>
                      <m:nor/>
                    </m:rPr>
                    <w:rPr>
                      <w:rFonts w:ascii="Cambria Math" w:hAnsi="Cambria Math"/>
                    </w:rPr>
                    <m:t xml:space="preserve">RDCLASS</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10</m:t>
                      </m:r>
                    </m:sub>
                  </m:sSub>
                  <m:r>
                    <m:rPr>
                      <m:lit/>
                      <m:nor/>
                    </m:rPr>
                    <w:rPr>
                      <w:rFonts w:ascii="Cambria Math" w:hAnsi="Cambria Math"/>
                    </w:rPr>
                    <m:t xml:space="preserve">RDDENS</m:t>
                  </m:r>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11</m:t>
                      </m:r>
                    </m:sub>
                  </m:sSub>
                  <m:r>
                    <m:rPr>
                      <m:lit/>
                      <m:nor/>
                    </m:rPr>
                    <w:rPr>
                      <w:rFonts w:ascii="Cambria Math" w:hAnsi="Cambria Math"/>
                    </w:rPr>
                    <m:t xml:space="preserve">SLOPE</m:t>
                  </m:r>
                </m:e>
                <m:e>
                  <m:r>
                    <w:rPr>
                      <w:rFonts w:ascii="Cambria Math" w:hAnsi="Cambria Math"/>
                    </w:rPr>
                    <m:t xml:space="preserve">+</m:t>
                  </m:r>
                  <m:sSub>
                    <m:e>
                      <m:r>
                        <m:rPr>
                          <m:lit/>
                          <m:nor/>
                        </m:rPr>
                        <w:rPr>
                          <w:rFonts w:ascii="Cambria Math" w:hAnsi="Cambria Math"/>
                        </w:rPr>
                        <m:t xml:space="preserve">β</m:t>
                      </m:r>
                    </m:e>
                    <m:sub>
                      <m:r>
                        <m:rPr>
                          <m:lit/>
                          <m:nor/>
                        </m:rPr>
                        <w:rPr>
                          <w:rFonts w:ascii="Cambria Math" w:hAnsi="Cambria Math"/>
                        </w:rPr>
                        <m:t xml:space="preserve">12</m:t>
                      </m:r>
                    </m:sub>
                  </m:sSub>
                  <m:r>
                    <m:rPr>
                      <m:lit/>
                      <m:nor/>
                    </m:rPr>
                    <w:rPr>
                      <w:rFonts w:ascii="Cambria Math" w:hAnsi="Cambria Math"/>
                    </w:rPr>
                    <m:t xml:space="preserve">TREEDENS</m:t>
                  </m:r>
                </m:e>
              </m:eqArr>
            </m:oMath>
          </w:p>
        </w:tc>
        <w:tc>
          <w:tcPr>
            <w:tcW w:w="1982" w:type="dxa"/>
            <w:tcBorders/>
            <w:shd w:color="auto" w:fill="FFFFFF" w:val="clear"/>
          </w:tcPr>
          <w:p>
            <w:pPr>
              <w:pStyle w:val="Sty11L"/>
              <w:spacing w:lineRule="auto" w:line="360"/>
              <w:rPr/>
            </w:pPr>
            <w:r>
              <w:rPr/>
              <w:t xml:space="preserve">24.9% </w:t>
            </w:r>
          </w:p>
        </w:tc>
        <w:tc>
          <w:tcPr>
            <w:tcW w:w="1245" w:type="dxa"/>
            <w:tcBorders/>
            <w:shd w:color="auto" w:fill="FFFFFF" w:val="clear"/>
          </w:tcPr>
          <w:p>
            <w:pPr>
              <w:pStyle w:val="Sty11L"/>
              <w:spacing w:lineRule="auto" w:line="360"/>
              <w:rPr/>
            </w:pPr>
            <w:r>
              <w:rPr/>
              <w:t>0.84</w:t>
            </w:r>
          </w:p>
        </w:tc>
      </w:tr>
    </w:tbl>
    <w:p>
      <w:pPr>
        <w:pStyle w:val="Normal"/>
        <w:rPr>
          <w:rStyle w:val="Captiontitle"/>
        </w:rPr>
      </w:pPr>
      <w:r>
        <w:rPr/>
      </w:r>
      <w:r>
        <w:br w:type="page"/>
      </w:r>
    </w:p>
    <w:p>
      <w:pPr>
        <w:pStyle w:val="Textbody1"/>
        <w:spacing w:lineRule="auto" w:line="360"/>
        <w:jc w:val="left"/>
        <w:rPr/>
      </w:pPr>
      <w:r>
        <w:rPr>
          <w:rStyle w:val="Captiontitle"/>
        </w:rPr>
        <w:t xml:space="preserve">Table 3: </w:t>
      </w:r>
      <w:r>
        <w:rPr/>
        <w:t>Summary of collision model fit. Coefficients and significance of variables are shown with relative contribution to model fit. Highly significant variables are marked with an asterisk. Anova contribution of variables are expressed as decimal percent reduction in deviance.</w:t>
      </w:r>
    </w:p>
    <w:p>
      <w:pPr>
        <w:pStyle w:val="Normal"/>
        <w:rPr/>
      </w:pPr>
      <w:r>
        <w:rPr/>
      </w:r>
    </w:p>
    <w:p>
      <w:pPr>
        <w:pStyle w:val="Normal"/>
        <w:rPr/>
      </w:pPr>
      <w:r>
        <w:rPr/>
      </w:r>
    </w:p>
    <w:p>
      <w:pPr>
        <w:sectPr>
          <w:type w:val="continuous"/>
          <w:pgSz w:w="11950" w:h="16901"/>
          <w:pgMar w:left="1440" w:right="1440" w:header="0" w:top="1134" w:footer="0" w:bottom="1134" w:gutter="0"/>
          <w:lnNumType w:countBy="1" w:restart="continuous" w:distance="283"/>
          <w:formProt w:val="false"/>
          <w:textDirection w:val="lrTb"/>
          <w:docGrid w:type="default" w:linePitch="240" w:charSpace="4294961151"/>
        </w:sectPr>
      </w:pPr>
    </w:p>
    <w:tbl>
      <w:tblPr>
        <w:tblW w:w="9000" w:type="dxa"/>
        <w:jc w:val="left"/>
        <w:tblInd w:w="60" w:type="dxa"/>
        <w:tblBorders/>
        <w:tblCellMar>
          <w:top w:w="0" w:type="dxa"/>
          <w:left w:w="0" w:type="dxa"/>
          <w:bottom w:w="0" w:type="dxa"/>
          <w:right w:w="0" w:type="dxa"/>
        </w:tblCellMar>
        <w:tblLook w:val="04a0" w:noVBand="1" w:noHBand="0" w:lastColumn="0" w:firstColumn="1" w:lastRow="0" w:firstRow="1"/>
      </w:tblPr>
      <w:tblGrid>
        <w:gridCol w:w="1132"/>
        <w:gridCol w:w="1528"/>
        <w:gridCol w:w="1161"/>
        <w:gridCol w:w="1160"/>
        <w:gridCol w:w="1434"/>
        <w:gridCol w:w="1293"/>
        <w:gridCol w:w="1291"/>
      </w:tblGrid>
      <w:tr>
        <w:trPr/>
        <w:tc>
          <w:tcPr>
            <w:tcW w:w="1132" w:type="dxa"/>
            <w:tcBorders/>
            <w:shd w:color="auto" w:fill="FFFFFF" w:val="clear"/>
          </w:tcPr>
          <w:p>
            <w:pPr>
              <w:pStyle w:val="Sty11L"/>
              <w:spacing w:lineRule="auto" w:line="360"/>
              <w:rPr/>
            </w:pPr>
            <w:r>
              <w:rPr/>
              <w:t xml:space="preserve">Model Type </w:t>
            </w:r>
          </w:p>
        </w:tc>
        <w:tc>
          <w:tcPr>
            <w:tcW w:w="1528" w:type="dxa"/>
            <w:tcBorders/>
            <w:shd w:color="auto" w:fill="FFFFFF" w:val="clear"/>
          </w:tcPr>
          <w:p>
            <w:pPr>
              <w:pStyle w:val="Sty11L"/>
              <w:rPr/>
            </w:pPr>
            <w:r>
              <w:rPr/>
              <w:t xml:space="preserve">Variable </w:t>
            </w:r>
          </w:p>
        </w:tc>
        <w:tc>
          <w:tcPr>
            <w:tcW w:w="1161" w:type="dxa"/>
            <w:tcBorders/>
            <w:shd w:color="auto" w:fill="FFFFFF" w:val="clear"/>
          </w:tcPr>
          <w:p>
            <w:pPr>
              <w:pStyle w:val="Sty11L"/>
              <w:rPr/>
            </w:pPr>
            <w:r>
              <w:rPr/>
              <w:t xml:space="preserve">Coefficient </w:t>
            </w:r>
          </w:p>
        </w:tc>
        <w:tc>
          <w:tcPr>
            <w:tcW w:w="1160" w:type="dxa"/>
            <w:tcBorders/>
            <w:shd w:color="auto" w:fill="FFFFFF" w:val="clear"/>
          </w:tcPr>
          <w:p>
            <w:pPr>
              <w:pStyle w:val="Sty11L"/>
              <w:rPr/>
            </w:pPr>
            <w:r>
              <w:rPr/>
              <w:t xml:space="preserve">Std. Error </w:t>
            </w:r>
          </w:p>
        </w:tc>
        <w:tc>
          <w:tcPr>
            <w:tcW w:w="1434" w:type="dxa"/>
            <w:tcBorders/>
            <w:shd w:color="auto" w:fill="FFFFFF" w:val="clear"/>
          </w:tcPr>
          <w:p>
            <w:pPr>
              <w:pStyle w:val="Sty11L"/>
              <w:rPr/>
            </w:pPr>
            <w:r>
              <w:rPr/>
              <w:t xml:space="preserve">z-Value </w:t>
            </w:r>
          </w:p>
        </w:tc>
        <w:tc>
          <w:tcPr>
            <w:tcW w:w="1293" w:type="dxa"/>
            <w:tcBorders/>
            <w:shd w:color="auto" w:fill="FFFFFF" w:val="clear"/>
          </w:tcPr>
          <w:p>
            <w:pPr>
              <w:pStyle w:val="Sty11L"/>
              <w:rPr/>
            </w:pPr>
            <w:r>
              <w:rPr/>
              <w:t>Pr(&gt;|z|)</w:t>
            </w:r>
          </w:p>
        </w:tc>
        <w:tc>
          <w:tcPr>
            <w:tcW w:w="1291" w:type="dxa"/>
            <w:tcBorders/>
            <w:shd w:color="auto" w:fill="FFFFFF" w:val="clear"/>
          </w:tcPr>
          <w:p>
            <w:pPr>
              <w:pStyle w:val="Sty11L"/>
              <w:spacing w:lineRule="auto" w:line="360"/>
              <w:rPr/>
            </w:pPr>
            <w:r>
              <w:rPr/>
              <w:t xml:space="preserve">ANOVA (Contribution) </w:t>
            </w:r>
          </w:p>
        </w:tc>
      </w:tr>
      <w:tr>
        <w:trPr/>
        <w:tc>
          <w:tcPr>
            <w:tcW w:w="1132" w:type="dxa"/>
            <w:tcBorders/>
            <w:shd w:color="auto" w:fill="FFFFFF" w:val="clear"/>
          </w:tcPr>
          <w:p>
            <w:pPr>
              <w:pStyle w:val="Sty11L"/>
              <w:spacing w:lineRule="auto" w:line="360"/>
              <w:rPr/>
            </w:pPr>
            <w:r>
              <w:rPr/>
              <w:t xml:space="preserve">Collision </w:t>
            </w:r>
          </w:p>
        </w:tc>
        <w:tc>
          <w:tcPr>
            <w:tcW w:w="1528" w:type="dxa"/>
            <w:tcBorders/>
            <w:shd w:color="auto" w:fill="FFFFFF" w:val="clear"/>
          </w:tcPr>
          <w:p>
            <w:pPr>
              <w:pStyle w:val="Sty11L"/>
              <w:rPr>
                <w:rFonts w:ascii="Ubuntu Mono" w:hAnsi="Ubuntu Mono"/>
                <w:sz w:val="21"/>
              </w:rPr>
            </w:pPr>
            <w:r>
              <w:rPr>
                <w:rStyle w:val="Emphasis"/>
              </w:rPr>
              <w:t>Intercept</w:t>
            </w:r>
            <w:r>
              <w:rPr/>
              <w:t xml:space="preserve"> </w:t>
            </w:r>
          </w:p>
        </w:tc>
        <w:tc>
          <w:tcPr>
            <w:tcW w:w="1161" w:type="dxa"/>
            <w:tcBorders/>
            <w:shd w:color="auto" w:fill="FFFFFF" w:val="clear"/>
          </w:tcPr>
          <w:p>
            <w:pPr>
              <w:pStyle w:val="Sty11L"/>
              <w:rPr/>
            </w:pPr>
            <w:r>
              <w:rPr/>
              <w:t>-12.82</w:t>
            </w:r>
          </w:p>
        </w:tc>
        <w:tc>
          <w:tcPr>
            <w:tcW w:w="1160" w:type="dxa"/>
            <w:tcBorders/>
            <w:shd w:color="auto" w:fill="FFFFFF" w:val="clear"/>
          </w:tcPr>
          <w:p>
            <w:pPr>
              <w:pStyle w:val="Sty11L"/>
              <w:rPr/>
            </w:pPr>
            <w:r>
              <w:rPr/>
              <w:t>0.6635</w:t>
            </w:r>
          </w:p>
        </w:tc>
        <w:tc>
          <w:tcPr>
            <w:tcW w:w="1434" w:type="dxa"/>
            <w:tcBorders/>
            <w:shd w:color="auto" w:fill="FFFFFF" w:val="clear"/>
          </w:tcPr>
          <w:p>
            <w:pPr>
              <w:pStyle w:val="Sty11L"/>
              <w:rPr/>
            </w:pPr>
            <w:r>
              <w:rPr/>
              <w:t>-19.33</w:t>
            </w:r>
          </w:p>
        </w:tc>
        <w:tc>
          <w:tcPr>
            <w:tcW w:w="1293" w:type="dxa"/>
            <w:tcBorders/>
            <w:shd w:color="auto" w:fill="FFFFFF" w:val="clear"/>
          </w:tcPr>
          <w:p>
            <w:pPr>
              <w:pStyle w:val="Sty11L"/>
              <w:rPr/>
            </w:pPr>
            <w:bookmarkStart w:id="75" w:name="__DdeLink__3872_458399880"/>
            <w:r>
              <w:rPr>
                <w:i/>
              </w:rPr>
              <w:t>&lt;</w:t>
            </w:r>
            <w:r>
              <w:rPr/>
              <w:t>2e-16</w:t>
            </w:r>
            <w:bookmarkEnd w:id="75"/>
            <w:r>
              <w:rPr/>
              <w:t xml:space="preserve">* </w:t>
            </w:r>
          </w:p>
        </w:tc>
        <w:tc>
          <w:tcPr>
            <w:tcW w:w="1291" w:type="dxa"/>
            <w:tcBorders/>
            <w:shd w:color="auto" w:fill="FFFFFF" w:val="clear"/>
          </w:tcPr>
          <w:p>
            <w:pPr>
              <w:pStyle w:val="Sty11L"/>
              <w:rPr/>
            </w:pPr>
            <w:r>
              <w:rPr/>
              <w:t xml:space="preserve">– </w:t>
            </w:r>
          </w:p>
        </w:tc>
      </w:tr>
      <w:tr>
        <w:trPr/>
        <w:tc>
          <w:tcPr>
            <w:tcW w:w="1132" w:type="dxa"/>
            <w:tcBorders/>
            <w:shd w:color="auto" w:fill="FFFFFF" w:val="clear"/>
          </w:tcPr>
          <w:p>
            <w:pPr>
              <w:pStyle w:val="Sty11L"/>
              <w:spacing w:lineRule="auto" w:line="360"/>
              <w:rPr/>
            </w:pPr>
            <w:r>
              <w:rPr/>
            </w:r>
          </w:p>
        </w:tc>
        <w:tc>
          <w:tcPr>
            <w:tcW w:w="1528" w:type="dxa"/>
            <w:tcBorders/>
            <w:shd w:color="auto" w:fill="FFFFFF" w:val="clear"/>
          </w:tcPr>
          <w:p>
            <w:pPr>
              <w:pStyle w:val="Sty11L"/>
              <w:rPr/>
            </w:pPr>
            <w:r>
              <w:rPr/>
              <w:t xml:space="preserve">EGK </w:t>
            </w:r>
          </w:p>
        </w:tc>
        <w:tc>
          <w:tcPr>
            <w:tcW w:w="1161" w:type="dxa"/>
            <w:tcBorders/>
            <w:shd w:color="auto" w:fill="FFFFFF" w:val="clear"/>
          </w:tcPr>
          <w:p>
            <w:pPr>
              <w:pStyle w:val="Sty11L"/>
              <w:rPr/>
            </w:pPr>
            <w:r>
              <w:rPr/>
              <w:t>0.6583</w:t>
            </w:r>
          </w:p>
        </w:tc>
        <w:tc>
          <w:tcPr>
            <w:tcW w:w="1160" w:type="dxa"/>
            <w:tcBorders/>
            <w:shd w:color="auto" w:fill="FFFFFF" w:val="clear"/>
          </w:tcPr>
          <w:p>
            <w:pPr>
              <w:pStyle w:val="Sty11L"/>
              <w:rPr/>
            </w:pPr>
            <w:r>
              <w:rPr/>
              <w:t>0.0206</w:t>
            </w:r>
          </w:p>
        </w:tc>
        <w:tc>
          <w:tcPr>
            <w:tcW w:w="1434" w:type="dxa"/>
            <w:tcBorders/>
            <w:shd w:color="auto" w:fill="FFFFFF" w:val="clear"/>
          </w:tcPr>
          <w:p>
            <w:pPr>
              <w:pStyle w:val="Sty11L"/>
              <w:rPr/>
            </w:pPr>
            <w:r>
              <w:rPr/>
              <w:t>32.01</w:t>
            </w:r>
          </w:p>
        </w:tc>
        <w:tc>
          <w:tcPr>
            <w:tcW w:w="1293" w:type="dxa"/>
            <w:tcBorders/>
            <w:shd w:color="auto" w:fill="FFFFFF" w:val="clear"/>
          </w:tcPr>
          <w:p>
            <w:pPr>
              <w:pStyle w:val="Sty11L"/>
              <w:rPr/>
            </w:pPr>
            <w:r>
              <w:rPr>
                <w:i/>
              </w:rPr>
              <w:t>&lt;</w:t>
            </w:r>
            <w:r>
              <w:rPr/>
              <w:t xml:space="preserve">2e-16* </w:t>
            </w:r>
          </w:p>
        </w:tc>
        <w:tc>
          <w:tcPr>
            <w:tcW w:w="1291" w:type="dxa"/>
            <w:tcBorders/>
            <w:shd w:color="auto" w:fill="FFFFFF" w:val="clear"/>
          </w:tcPr>
          <w:p>
            <w:pPr>
              <w:pStyle w:val="Sty11L"/>
              <w:rPr/>
            </w:pPr>
            <w:r>
              <w:rPr/>
              <w:t>0.7268</w:t>
            </w:r>
          </w:p>
        </w:tc>
      </w:tr>
      <w:tr>
        <w:trPr/>
        <w:tc>
          <w:tcPr>
            <w:tcW w:w="1132" w:type="dxa"/>
            <w:tcBorders/>
            <w:shd w:color="auto" w:fill="FFFFFF" w:val="clear"/>
          </w:tcPr>
          <w:p>
            <w:pPr>
              <w:pStyle w:val="Sty11L"/>
              <w:spacing w:lineRule="auto" w:line="360"/>
              <w:rPr/>
            </w:pPr>
            <w:r>
              <w:rPr/>
            </w:r>
          </w:p>
        </w:tc>
        <w:tc>
          <w:tcPr>
            <w:tcW w:w="1528" w:type="dxa"/>
            <w:tcBorders/>
            <w:shd w:color="auto" w:fill="FFFFFF" w:val="clear"/>
          </w:tcPr>
          <w:p>
            <w:pPr>
              <w:pStyle w:val="Sty11L"/>
              <w:rPr/>
            </w:pPr>
            <w:r>
              <w:rPr/>
              <w:t xml:space="preserve">TVOL </w:t>
            </w:r>
          </w:p>
        </w:tc>
        <w:tc>
          <w:tcPr>
            <w:tcW w:w="1161" w:type="dxa"/>
            <w:tcBorders/>
            <w:shd w:color="auto" w:fill="FFFFFF" w:val="clear"/>
          </w:tcPr>
          <w:p>
            <w:pPr>
              <w:pStyle w:val="Sty11L"/>
              <w:rPr/>
            </w:pPr>
            <w:r>
              <w:rPr/>
              <w:t>0.2715</w:t>
            </w:r>
          </w:p>
        </w:tc>
        <w:tc>
          <w:tcPr>
            <w:tcW w:w="1160" w:type="dxa"/>
            <w:tcBorders/>
            <w:shd w:color="auto" w:fill="FFFFFF" w:val="clear"/>
          </w:tcPr>
          <w:p>
            <w:pPr>
              <w:pStyle w:val="Sty11L"/>
              <w:rPr/>
            </w:pPr>
            <w:r>
              <w:rPr/>
              <w:t>0.0252</w:t>
            </w:r>
          </w:p>
        </w:tc>
        <w:tc>
          <w:tcPr>
            <w:tcW w:w="1434" w:type="dxa"/>
            <w:tcBorders/>
            <w:shd w:color="auto" w:fill="FFFFFF" w:val="clear"/>
          </w:tcPr>
          <w:p>
            <w:pPr>
              <w:pStyle w:val="Sty11L"/>
              <w:rPr/>
            </w:pPr>
            <w:r>
              <w:rPr/>
              <w:t>10.77</w:t>
            </w:r>
          </w:p>
        </w:tc>
        <w:tc>
          <w:tcPr>
            <w:tcW w:w="1293" w:type="dxa"/>
            <w:tcBorders/>
            <w:shd w:color="auto" w:fill="FFFFFF" w:val="clear"/>
          </w:tcPr>
          <w:p>
            <w:pPr>
              <w:pStyle w:val="Sty11L"/>
              <w:rPr/>
            </w:pPr>
            <w:r>
              <w:rPr>
                <w:i/>
              </w:rPr>
              <w:t>&lt;</w:t>
            </w:r>
            <w:r>
              <w:rPr/>
              <w:t xml:space="preserve">2e-16* </w:t>
            </w:r>
          </w:p>
        </w:tc>
        <w:tc>
          <w:tcPr>
            <w:tcW w:w="1291" w:type="dxa"/>
            <w:tcBorders/>
            <w:shd w:color="auto" w:fill="FFFFFF" w:val="clear"/>
          </w:tcPr>
          <w:p>
            <w:pPr>
              <w:pStyle w:val="Sty11L"/>
              <w:rPr/>
            </w:pPr>
            <w:r>
              <w:rPr/>
              <w:t>0.0005</w:t>
            </w:r>
          </w:p>
        </w:tc>
      </w:tr>
      <w:tr>
        <w:trPr/>
        <w:tc>
          <w:tcPr>
            <w:tcW w:w="1132" w:type="dxa"/>
            <w:tcBorders/>
            <w:shd w:color="auto" w:fill="FFFFFF" w:val="clear"/>
          </w:tcPr>
          <w:p>
            <w:pPr>
              <w:pStyle w:val="Sty11L"/>
              <w:spacing w:lineRule="auto" w:line="360"/>
              <w:rPr/>
            </w:pPr>
            <w:r>
              <w:rPr/>
            </w:r>
          </w:p>
        </w:tc>
        <w:tc>
          <w:tcPr>
            <w:tcW w:w="1528" w:type="dxa"/>
            <w:tcBorders/>
            <w:shd w:color="auto" w:fill="FFFFFF" w:val="clear"/>
          </w:tcPr>
          <w:p>
            <w:pPr>
              <w:pStyle w:val="Sty11L"/>
              <w:rPr/>
            </w:pPr>
            <w:r>
              <w:rPr/>
              <w:t xml:space="preserve">TSPD </w:t>
            </w:r>
          </w:p>
        </w:tc>
        <w:tc>
          <w:tcPr>
            <w:tcW w:w="1161" w:type="dxa"/>
            <w:tcBorders/>
            <w:shd w:color="auto" w:fill="FFFFFF" w:val="clear"/>
          </w:tcPr>
          <w:p>
            <w:pPr>
              <w:pStyle w:val="Sty11L"/>
              <w:rPr/>
            </w:pPr>
            <w:r>
              <w:rPr/>
              <w:t>2.694</w:t>
            </w:r>
          </w:p>
        </w:tc>
        <w:tc>
          <w:tcPr>
            <w:tcW w:w="1160" w:type="dxa"/>
            <w:tcBorders/>
            <w:shd w:color="auto" w:fill="FFFFFF" w:val="clear"/>
          </w:tcPr>
          <w:p>
            <w:pPr>
              <w:pStyle w:val="Sty11L"/>
              <w:rPr/>
            </w:pPr>
            <w:r>
              <w:rPr/>
              <w:t>0.1308</w:t>
            </w:r>
          </w:p>
        </w:tc>
        <w:tc>
          <w:tcPr>
            <w:tcW w:w="1434" w:type="dxa"/>
            <w:tcBorders/>
            <w:shd w:color="auto" w:fill="FFFFFF" w:val="clear"/>
          </w:tcPr>
          <w:p>
            <w:pPr>
              <w:pStyle w:val="Sty11L"/>
              <w:rPr/>
            </w:pPr>
            <w:r>
              <w:rPr/>
              <w:t>20.59</w:t>
            </w:r>
          </w:p>
        </w:tc>
        <w:tc>
          <w:tcPr>
            <w:tcW w:w="1293" w:type="dxa"/>
            <w:tcBorders/>
            <w:shd w:color="auto" w:fill="FFFFFF" w:val="clear"/>
          </w:tcPr>
          <w:p>
            <w:pPr>
              <w:pStyle w:val="Sty11L"/>
              <w:rPr/>
            </w:pPr>
            <w:r>
              <w:rPr>
                <w:i/>
              </w:rPr>
              <w:t>&lt;</w:t>
            </w:r>
            <w:r>
              <w:rPr/>
              <w:t xml:space="preserve">2e-16* </w:t>
            </w:r>
          </w:p>
        </w:tc>
        <w:tc>
          <w:tcPr>
            <w:tcW w:w="1291" w:type="dxa"/>
            <w:tcBorders/>
            <w:shd w:color="auto" w:fill="FFFFFF" w:val="clear"/>
          </w:tcPr>
          <w:p>
            <w:pPr>
              <w:pStyle w:val="Sty11L"/>
              <w:rPr/>
            </w:pPr>
            <w:r>
              <w:rPr/>
              <w:t>0.2726</w:t>
            </w:r>
          </w:p>
        </w:tc>
      </w:tr>
      <w:tr>
        <w:trPr/>
        <w:tc>
          <w:tcPr>
            <w:tcW w:w="1132" w:type="dxa"/>
            <w:tcBorders/>
            <w:shd w:color="auto" w:fill="FFFFFF" w:val="clear"/>
          </w:tcPr>
          <w:p>
            <w:pPr>
              <w:pStyle w:val="Sty11L"/>
              <w:spacing w:lineRule="auto" w:line="360"/>
              <w:rPr/>
            </w:pPr>
            <w:r>
              <w:rPr/>
            </w:r>
          </w:p>
        </w:tc>
        <w:tc>
          <w:tcPr>
            <w:tcW w:w="1528" w:type="dxa"/>
            <w:tcBorders/>
            <w:shd w:color="auto" w:fill="FFFFFF" w:val="clear"/>
          </w:tcPr>
          <w:p>
            <w:pPr>
              <w:pStyle w:val="Sty11L"/>
              <w:spacing w:lineRule="auto" w:line="360"/>
              <w:rPr/>
            </w:pPr>
            <w:r>
              <w:rPr/>
            </w:r>
          </w:p>
        </w:tc>
        <w:tc>
          <w:tcPr>
            <w:tcW w:w="1161" w:type="dxa"/>
            <w:tcBorders/>
            <w:shd w:color="auto" w:fill="FFFFFF" w:val="clear"/>
          </w:tcPr>
          <w:p>
            <w:pPr>
              <w:pStyle w:val="Sty11L"/>
              <w:spacing w:lineRule="auto" w:line="360"/>
              <w:rPr/>
            </w:pPr>
            <w:r>
              <w:rPr/>
            </w:r>
          </w:p>
        </w:tc>
        <w:tc>
          <w:tcPr>
            <w:tcW w:w="1160" w:type="dxa"/>
            <w:tcBorders/>
            <w:shd w:color="auto" w:fill="FFFFFF" w:val="clear"/>
          </w:tcPr>
          <w:p>
            <w:pPr>
              <w:pStyle w:val="Sty11L"/>
              <w:spacing w:lineRule="auto" w:line="360"/>
              <w:rPr/>
            </w:pPr>
            <w:r>
              <w:rPr/>
            </w:r>
          </w:p>
        </w:tc>
        <w:tc>
          <w:tcPr>
            <w:tcW w:w="1434" w:type="dxa"/>
            <w:tcBorders/>
            <w:shd w:color="auto" w:fill="FFFFFF" w:val="clear"/>
          </w:tcPr>
          <w:p>
            <w:pPr>
              <w:pStyle w:val="Sty11L"/>
              <w:spacing w:lineRule="auto" w:line="360"/>
              <w:rPr/>
            </w:pPr>
            <w:r>
              <w:rPr/>
            </w:r>
          </w:p>
        </w:tc>
        <w:tc>
          <w:tcPr>
            <w:tcW w:w="1293" w:type="dxa"/>
            <w:tcBorders/>
            <w:shd w:color="auto" w:fill="FFFFFF" w:val="clear"/>
          </w:tcPr>
          <w:p>
            <w:pPr>
              <w:pStyle w:val="Sty11L"/>
              <w:spacing w:lineRule="auto" w:line="360"/>
              <w:rPr/>
            </w:pPr>
            <w:r>
              <w:rPr/>
            </w:r>
          </w:p>
        </w:tc>
        <w:tc>
          <w:tcPr>
            <w:tcW w:w="1291" w:type="dxa"/>
            <w:tcBorders/>
            <w:shd w:color="auto" w:fill="FFFFFF" w:val="clear"/>
          </w:tcPr>
          <w:p>
            <w:pPr>
              <w:pStyle w:val="Sty11L"/>
              <w:spacing w:lineRule="auto" w:line="360"/>
              <w:rPr/>
            </w:pPr>
            <w:r>
              <w:rPr/>
            </w:r>
          </w:p>
        </w:tc>
      </w:tr>
      <w:tr>
        <w:trPr/>
        <w:tc>
          <w:tcPr>
            <w:tcW w:w="1132" w:type="dxa"/>
            <w:tcBorders/>
            <w:shd w:color="auto" w:fill="FFFFFF" w:val="clear"/>
          </w:tcPr>
          <w:p>
            <w:pPr>
              <w:pStyle w:val="Sty11L"/>
              <w:spacing w:lineRule="auto" w:line="360"/>
              <w:rPr/>
            </w:pPr>
            <w:r>
              <w:rPr/>
              <w:t xml:space="preserve">Alternative Collision </w:t>
            </w:r>
          </w:p>
        </w:tc>
        <w:tc>
          <w:tcPr>
            <w:tcW w:w="1528" w:type="dxa"/>
            <w:tcBorders/>
            <w:shd w:color="auto" w:fill="FFFFFF" w:val="clear"/>
          </w:tcPr>
          <w:p>
            <w:pPr>
              <w:pStyle w:val="Sty11L"/>
              <w:spacing w:lineRule="auto" w:line="360"/>
              <w:rPr/>
            </w:pPr>
            <w:r>
              <w:rPr>
                <w:rStyle w:val="Emphasis"/>
              </w:rPr>
              <w:t>Intercept</w:t>
            </w:r>
            <w:r>
              <w:rPr/>
              <w:t xml:space="preserve"> </w:t>
            </w:r>
          </w:p>
        </w:tc>
        <w:tc>
          <w:tcPr>
            <w:tcW w:w="1161" w:type="dxa"/>
            <w:tcBorders/>
            <w:shd w:color="auto" w:fill="FFFFFF" w:val="clear"/>
          </w:tcPr>
          <w:p>
            <w:pPr>
              <w:pStyle w:val="Sty11L"/>
              <w:rPr/>
            </w:pPr>
            <w:r>
              <w:rPr/>
              <w:t>-2.567</w:t>
            </w:r>
          </w:p>
        </w:tc>
        <w:tc>
          <w:tcPr>
            <w:tcW w:w="1160" w:type="dxa"/>
            <w:tcBorders/>
            <w:shd w:color="auto" w:fill="FFFFFF" w:val="clear"/>
          </w:tcPr>
          <w:p>
            <w:pPr>
              <w:pStyle w:val="Sty11L"/>
              <w:rPr/>
            </w:pPr>
            <w:r>
              <w:rPr/>
              <w:t>0.2642</w:t>
            </w:r>
          </w:p>
        </w:tc>
        <w:tc>
          <w:tcPr>
            <w:tcW w:w="1434" w:type="dxa"/>
            <w:tcBorders/>
            <w:shd w:color="auto" w:fill="FFFFFF" w:val="clear"/>
          </w:tcPr>
          <w:p>
            <w:pPr>
              <w:pStyle w:val="Sty11L"/>
              <w:rPr/>
            </w:pPr>
            <w:r>
              <w:rPr/>
              <w:t>-9.716</w:t>
            </w:r>
          </w:p>
        </w:tc>
        <w:tc>
          <w:tcPr>
            <w:tcW w:w="1293" w:type="dxa"/>
            <w:tcBorders/>
            <w:shd w:color="auto" w:fill="FFFFFF" w:val="clear"/>
          </w:tcPr>
          <w:p>
            <w:pPr>
              <w:pStyle w:val="Sty11L"/>
              <w:rPr/>
            </w:pPr>
            <w:bookmarkStart w:id="76" w:name="__DdeLink__3872_4583998809"/>
            <w:r>
              <w:rPr>
                <w:i/>
              </w:rPr>
              <w:t>&lt;</w:t>
            </w:r>
            <w:r>
              <w:rPr/>
              <w:t>2e-16</w:t>
            </w:r>
            <w:bookmarkEnd w:id="76"/>
            <w:r>
              <w:rPr/>
              <w:t xml:space="preserve">* </w:t>
            </w:r>
          </w:p>
        </w:tc>
        <w:tc>
          <w:tcPr>
            <w:tcW w:w="1291" w:type="dxa"/>
            <w:tcBorders/>
            <w:shd w:color="auto" w:fill="FFFFFF" w:val="clear"/>
          </w:tcPr>
          <w:p>
            <w:pPr>
              <w:pStyle w:val="Sty11L"/>
              <w:spacing w:lineRule="auto" w:line="360"/>
              <w:rPr/>
            </w:pPr>
            <w:r>
              <w:rPr/>
              <w:t xml:space="preserve">– </w:t>
            </w:r>
          </w:p>
        </w:tc>
      </w:tr>
      <w:tr>
        <w:trPr/>
        <w:tc>
          <w:tcPr>
            <w:tcW w:w="1132" w:type="dxa"/>
            <w:tcBorders/>
            <w:shd w:color="auto" w:fill="FFFFFF" w:val="clear"/>
          </w:tcPr>
          <w:p>
            <w:pPr>
              <w:pStyle w:val="Sty11L"/>
              <w:spacing w:lineRule="auto" w:line="360"/>
              <w:rPr/>
            </w:pPr>
            <w:r>
              <w:rPr/>
            </w:r>
          </w:p>
        </w:tc>
        <w:tc>
          <w:tcPr>
            <w:tcW w:w="1528" w:type="dxa"/>
            <w:tcBorders/>
            <w:shd w:color="auto" w:fill="FFFFFF" w:val="clear"/>
          </w:tcPr>
          <w:p>
            <w:pPr>
              <w:pStyle w:val="Sty11L"/>
              <w:spacing w:lineRule="auto" w:line="360"/>
              <w:rPr/>
            </w:pPr>
            <w:r>
              <w:rPr/>
              <w:t xml:space="preserve">ELEV </w:t>
            </w:r>
          </w:p>
        </w:tc>
        <w:tc>
          <w:tcPr>
            <w:tcW w:w="1161" w:type="dxa"/>
            <w:tcBorders/>
            <w:shd w:color="auto" w:fill="FFFFFF" w:val="clear"/>
          </w:tcPr>
          <w:p>
            <w:pPr>
              <w:pStyle w:val="Sty11L"/>
              <w:rPr/>
            </w:pPr>
            <w:r>
              <w:rPr/>
              <w:t>0.003177</w:t>
            </w:r>
          </w:p>
        </w:tc>
        <w:tc>
          <w:tcPr>
            <w:tcW w:w="1160" w:type="dxa"/>
            <w:tcBorders/>
            <w:shd w:color="auto" w:fill="FFFFFF" w:val="clear"/>
          </w:tcPr>
          <w:p>
            <w:pPr>
              <w:pStyle w:val="Sty11L"/>
              <w:rPr/>
            </w:pPr>
            <w:r>
              <w:rPr/>
              <w:t>0.0002233</w:t>
            </w:r>
          </w:p>
        </w:tc>
        <w:tc>
          <w:tcPr>
            <w:tcW w:w="1434" w:type="dxa"/>
            <w:tcBorders/>
            <w:shd w:color="auto" w:fill="FFFFFF" w:val="clear"/>
          </w:tcPr>
          <w:p>
            <w:pPr>
              <w:pStyle w:val="Sty11L"/>
              <w:rPr/>
            </w:pPr>
            <w:r>
              <w:rPr/>
              <w:t>14.23</w:t>
            </w:r>
          </w:p>
        </w:tc>
        <w:tc>
          <w:tcPr>
            <w:tcW w:w="1293" w:type="dxa"/>
            <w:tcBorders/>
            <w:shd w:color="auto" w:fill="FFFFFF" w:val="clear"/>
          </w:tcPr>
          <w:p>
            <w:pPr>
              <w:pStyle w:val="Sty11L"/>
              <w:rPr/>
            </w:pPr>
            <w:bookmarkStart w:id="77" w:name="__DdeLink__3872_4583998801"/>
            <w:r>
              <w:rPr>
                <w:i/>
              </w:rPr>
              <w:t>&lt;</w:t>
            </w:r>
            <w:r>
              <w:rPr/>
              <w:t>2e-16</w:t>
            </w:r>
            <w:bookmarkEnd w:id="77"/>
            <w:r>
              <w:rPr/>
              <w:t xml:space="preserve">* </w:t>
            </w:r>
          </w:p>
        </w:tc>
        <w:tc>
          <w:tcPr>
            <w:tcW w:w="1291" w:type="dxa"/>
            <w:tcBorders/>
            <w:shd w:color="auto" w:fill="FFFFFF" w:val="clear"/>
          </w:tcPr>
          <w:p>
            <w:pPr>
              <w:pStyle w:val="Sty11L"/>
              <w:rPr/>
            </w:pPr>
            <w:r>
              <w:rPr/>
              <w:t>0.1729</w:t>
            </w:r>
          </w:p>
        </w:tc>
      </w:tr>
      <w:tr>
        <w:trPr/>
        <w:tc>
          <w:tcPr>
            <w:tcW w:w="1132" w:type="dxa"/>
            <w:tcBorders/>
            <w:shd w:color="auto" w:fill="FFFFFF" w:val="clear"/>
          </w:tcPr>
          <w:p>
            <w:pPr>
              <w:pStyle w:val="Sty11L"/>
              <w:spacing w:lineRule="auto" w:line="360"/>
              <w:rPr/>
            </w:pPr>
            <w:r>
              <w:rPr/>
            </w:r>
          </w:p>
        </w:tc>
        <w:tc>
          <w:tcPr>
            <w:tcW w:w="1528" w:type="dxa"/>
            <w:tcBorders/>
            <w:shd w:color="auto" w:fill="FFFFFF" w:val="clear"/>
          </w:tcPr>
          <w:p>
            <w:pPr>
              <w:pStyle w:val="Sty11L"/>
              <w:spacing w:lineRule="auto" w:line="360"/>
              <w:rPr/>
            </w:pPr>
            <w:r>
              <w:rPr/>
              <w:t xml:space="preserve">GREEN </w:t>
            </w:r>
          </w:p>
        </w:tc>
        <w:tc>
          <w:tcPr>
            <w:tcW w:w="1161" w:type="dxa"/>
            <w:tcBorders/>
            <w:shd w:color="auto" w:fill="FFFFFF" w:val="clear"/>
          </w:tcPr>
          <w:p>
            <w:pPr>
              <w:pStyle w:val="Sty11L"/>
              <w:rPr/>
            </w:pPr>
            <w:r>
              <w:rPr/>
              <w:t>1.405</w:t>
            </w:r>
          </w:p>
        </w:tc>
        <w:tc>
          <w:tcPr>
            <w:tcW w:w="1160" w:type="dxa"/>
            <w:tcBorders/>
            <w:shd w:color="auto" w:fill="FFFFFF" w:val="clear"/>
          </w:tcPr>
          <w:p>
            <w:pPr>
              <w:pStyle w:val="Sty11L"/>
              <w:rPr/>
            </w:pPr>
            <w:r>
              <w:rPr/>
              <w:t>0.344</w:t>
            </w:r>
          </w:p>
        </w:tc>
        <w:tc>
          <w:tcPr>
            <w:tcW w:w="1434" w:type="dxa"/>
            <w:tcBorders/>
            <w:shd w:color="auto" w:fill="FFFFFF" w:val="clear"/>
          </w:tcPr>
          <w:p>
            <w:pPr>
              <w:pStyle w:val="Sty11L"/>
              <w:rPr/>
            </w:pPr>
            <w:r>
              <w:rPr/>
              <w:t>4.085</w:t>
            </w:r>
          </w:p>
        </w:tc>
        <w:tc>
          <w:tcPr>
            <w:tcW w:w="1293" w:type="dxa"/>
            <w:tcBorders/>
            <w:shd w:color="auto" w:fill="FFFFFF" w:val="clear"/>
          </w:tcPr>
          <w:p>
            <w:pPr>
              <w:pStyle w:val="Sty11L"/>
              <w:rPr/>
            </w:pPr>
            <w:r>
              <w:rPr/>
              <w:t>4.42e-05*</w:t>
            </w:r>
          </w:p>
        </w:tc>
        <w:tc>
          <w:tcPr>
            <w:tcW w:w="1291" w:type="dxa"/>
            <w:tcBorders/>
            <w:shd w:color="auto" w:fill="FFFFFF" w:val="clear"/>
          </w:tcPr>
          <w:p>
            <w:pPr>
              <w:pStyle w:val="Sty11L"/>
              <w:rPr/>
            </w:pPr>
            <w:r>
              <w:rPr/>
              <w:t>0.0011</w:t>
            </w:r>
          </w:p>
        </w:tc>
      </w:tr>
      <w:tr>
        <w:trPr/>
        <w:tc>
          <w:tcPr>
            <w:tcW w:w="1132" w:type="dxa"/>
            <w:tcBorders/>
            <w:shd w:color="auto" w:fill="FFFFFF" w:val="clear"/>
          </w:tcPr>
          <w:p>
            <w:pPr>
              <w:pStyle w:val="Sty11L"/>
              <w:spacing w:lineRule="auto" w:line="360"/>
              <w:rPr/>
            </w:pPr>
            <w:r>
              <w:rPr/>
            </w:r>
          </w:p>
        </w:tc>
        <w:tc>
          <w:tcPr>
            <w:tcW w:w="1528" w:type="dxa"/>
            <w:tcBorders/>
            <w:shd w:color="auto" w:fill="FFFFFF" w:val="clear"/>
          </w:tcPr>
          <w:p>
            <w:pPr>
              <w:pStyle w:val="Sty11L"/>
              <w:spacing w:lineRule="auto" w:line="360"/>
              <w:rPr/>
            </w:pPr>
            <w:r>
              <w:rPr/>
              <w:t xml:space="preserve">KMTODEV </w:t>
            </w:r>
          </w:p>
        </w:tc>
        <w:tc>
          <w:tcPr>
            <w:tcW w:w="1161" w:type="dxa"/>
            <w:tcBorders/>
            <w:shd w:color="auto" w:fill="FFFFFF" w:val="clear"/>
          </w:tcPr>
          <w:p>
            <w:pPr>
              <w:pStyle w:val="Sty11L"/>
              <w:rPr/>
            </w:pPr>
            <w:r>
              <w:rPr/>
              <w:t>-0.02784</w:t>
            </w:r>
          </w:p>
        </w:tc>
        <w:tc>
          <w:tcPr>
            <w:tcW w:w="1160" w:type="dxa"/>
            <w:tcBorders/>
            <w:shd w:color="auto" w:fill="FFFFFF" w:val="clear"/>
          </w:tcPr>
          <w:p>
            <w:pPr>
              <w:pStyle w:val="Sty11L"/>
              <w:rPr/>
            </w:pPr>
            <w:r>
              <w:rPr/>
              <w:t>0.002097</w:t>
            </w:r>
          </w:p>
        </w:tc>
        <w:tc>
          <w:tcPr>
            <w:tcW w:w="1434" w:type="dxa"/>
            <w:tcBorders/>
            <w:shd w:color="auto" w:fill="FFFFFF" w:val="clear"/>
          </w:tcPr>
          <w:p>
            <w:pPr>
              <w:pStyle w:val="Sty11L"/>
              <w:rPr/>
            </w:pPr>
            <w:r>
              <w:rPr/>
              <w:t>-13.28</w:t>
            </w:r>
          </w:p>
        </w:tc>
        <w:tc>
          <w:tcPr>
            <w:tcW w:w="1293" w:type="dxa"/>
            <w:tcBorders/>
            <w:shd w:color="auto" w:fill="FFFFFF" w:val="clear"/>
          </w:tcPr>
          <w:p>
            <w:pPr>
              <w:pStyle w:val="Sty11L"/>
              <w:rPr/>
            </w:pPr>
            <w:bookmarkStart w:id="78" w:name="__DdeLink__3872_4583998802"/>
            <w:r>
              <w:rPr>
                <w:i/>
              </w:rPr>
              <w:t>&lt;</w:t>
            </w:r>
            <w:r>
              <w:rPr/>
              <w:t>2e-16</w:t>
            </w:r>
            <w:bookmarkEnd w:id="78"/>
            <w:r>
              <w:rPr/>
              <w:t xml:space="preserve">* </w:t>
            </w:r>
          </w:p>
        </w:tc>
        <w:tc>
          <w:tcPr>
            <w:tcW w:w="1291" w:type="dxa"/>
            <w:tcBorders/>
            <w:shd w:color="auto" w:fill="FFFFFF" w:val="clear"/>
          </w:tcPr>
          <w:p>
            <w:pPr>
              <w:pStyle w:val="Sty11L"/>
              <w:rPr/>
            </w:pPr>
            <w:r>
              <w:rPr/>
              <w:t>0.2079</w:t>
            </w:r>
          </w:p>
        </w:tc>
      </w:tr>
      <w:tr>
        <w:trPr/>
        <w:tc>
          <w:tcPr>
            <w:tcW w:w="1132" w:type="dxa"/>
            <w:tcBorders/>
            <w:shd w:color="auto" w:fill="FFFFFF" w:val="clear"/>
          </w:tcPr>
          <w:p>
            <w:pPr>
              <w:pStyle w:val="Sty11L"/>
              <w:spacing w:lineRule="auto" w:line="360"/>
              <w:rPr/>
            </w:pPr>
            <w:r>
              <w:rPr/>
            </w:r>
          </w:p>
        </w:tc>
        <w:tc>
          <w:tcPr>
            <w:tcW w:w="1528" w:type="dxa"/>
            <w:tcBorders/>
            <w:shd w:color="auto" w:fill="FFFFFF" w:val="clear"/>
          </w:tcPr>
          <w:p>
            <w:pPr>
              <w:pStyle w:val="Sty11L"/>
              <w:spacing w:lineRule="auto" w:line="360"/>
              <w:rPr/>
            </w:pPr>
            <w:r>
              <w:rPr/>
              <w:t xml:space="preserve">KMTOHWY </w:t>
            </w:r>
          </w:p>
        </w:tc>
        <w:tc>
          <w:tcPr>
            <w:tcW w:w="1161" w:type="dxa"/>
            <w:tcBorders/>
            <w:shd w:color="auto" w:fill="FFFFFF" w:val="clear"/>
          </w:tcPr>
          <w:p>
            <w:pPr>
              <w:pStyle w:val="Sty11L"/>
              <w:rPr/>
            </w:pPr>
            <w:r>
              <w:rPr/>
              <w:t>0.006001</w:t>
            </w:r>
          </w:p>
        </w:tc>
        <w:tc>
          <w:tcPr>
            <w:tcW w:w="1160" w:type="dxa"/>
            <w:tcBorders/>
            <w:shd w:color="auto" w:fill="FFFFFF" w:val="clear"/>
          </w:tcPr>
          <w:p>
            <w:pPr>
              <w:pStyle w:val="Sty11L"/>
              <w:rPr/>
            </w:pPr>
            <w:r>
              <w:rPr/>
              <w:t>0.004206</w:t>
            </w:r>
          </w:p>
        </w:tc>
        <w:tc>
          <w:tcPr>
            <w:tcW w:w="1434" w:type="dxa"/>
            <w:tcBorders/>
            <w:shd w:color="auto" w:fill="FFFFFF" w:val="clear"/>
          </w:tcPr>
          <w:p>
            <w:pPr>
              <w:pStyle w:val="Sty11L"/>
              <w:rPr/>
            </w:pPr>
            <w:r>
              <w:rPr/>
              <w:t>1.427</w:t>
            </w:r>
          </w:p>
        </w:tc>
        <w:tc>
          <w:tcPr>
            <w:tcW w:w="1293" w:type="dxa"/>
            <w:tcBorders/>
            <w:shd w:color="auto" w:fill="FFFFFF" w:val="clear"/>
          </w:tcPr>
          <w:p>
            <w:pPr>
              <w:pStyle w:val="Sty11L"/>
              <w:rPr/>
            </w:pPr>
            <w:r>
              <w:rPr/>
              <w:t>0.1537</w:t>
            </w:r>
          </w:p>
        </w:tc>
        <w:tc>
          <w:tcPr>
            <w:tcW w:w="1291" w:type="dxa"/>
            <w:tcBorders/>
            <w:shd w:color="auto" w:fill="FFFFFF" w:val="clear"/>
          </w:tcPr>
          <w:p>
            <w:pPr>
              <w:pStyle w:val="Sty11L"/>
              <w:rPr/>
            </w:pPr>
            <w:r>
              <w:rPr/>
              <w:t>0.0004</w:t>
            </w:r>
          </w:p>
        </w:tc>
      </w:tr>
      <w:tr>
        <w:trPr/>
        <w:tc>
          <w:tcPr>
            <w:tcW w:w="1132" w:type="dxa"/>
            <w:tcBorders/>
            <w:shd w:color="auto" w:fill="FFFFFF" w:val="clear"/>
          </w:tcPr>
          <w:p>
            <w:pPr>
              <w:pStyle w:val="Sty11L"/>
              <w:spacing w:lineRule="auto" w:line="360"/>
              <w:rPr/>
            </w:pPr>
            <w:r>
              <w:rPr/>
            </w:r>
          </w:p>
        </w:tc>
        <w:tc>
          <w:tcPr>
            <w:tcW w:w="1528" w:type="dxa"/>
            <w:tcBorders/>
            <w:shd w:color="auto" w:fill="FFFFFF" w:val="clear"/>
          </w:tcPr>
          <w:p>
            <w:pPr>
              <w:pStyle w:val="Sty11L"/>
              <w:spacing w:lineRule="auto" w:line="360"/>
              <w:rPr/>
            </w:pPr>
            <w:r>
              <w:rPr/>
              <w:t xml:space="preserve">LIGHT </w:t>
            </w:r>
          </w:p>
        </w:tc>
        <w:tc>
          <w:tcPr>
            <w:tcW w:w="1161" w:type="dxa"/>
            <w:tcBorders/>
            <w:shd w:color="auto" w:fill="FFFFFF" w:val="clear"/>
          </w:tcPr>
          <w:p>
            <w:pPr>
              <w:pStyle w:val="Sty11L"/>
              <w:rPr/>
            </w:pPr>
            <w:r>
              <w:rPr/>
              <w:t>0.004142</w:t>
            </w:r>
          </w:p>
        </w:tc>
        <w:tc>
          <w:tcPr>
            <w:tcW w:w="1160" w:type="dxa"/>
            <w:tcBorders/>
            <w:shd w:color="auto" w:fill="FFFFFF" w:val="clear"/>
          </w:tcPr>
          <w:p>
            <w:pPr>
              <w:pStyle w:val="Sty11L"/>
              <w:rPr/>
            </w:pPr>
            <w:r>
              <w:rPr/>
              <w:t>0.002046</w:t>
            </w:r>
          </w:p>
        </w:tc>
        <w:tc>
          <w:tcPr>
            <w:tcW w:w="1434" w:type="dxa"/>
            <w:tcBorders/>
            <w:shd w:color="auto" w:fill="FFFFFF" w:val="clear"/>
          </w:tcPr>
          <w:p>
            <w:pPr>
              <w:pStyle w:val="Sty11L"/>
              <w:rPr/>
            </w:pPr>
            <w:r>
              <w:rPr/>
              <w:t>2.025</w:t>
            </w:r>
          </w:p>
        </w:tc>
        <w:tc>
          <w:tcPr>
            <w:tcW w:w="1293" w:type="dxa"/>
            <w:tcBorders/>
            <w:shd w:color="auto" w:fill="FFFFFF" w:val="clear"/>
          </w:tcPr>
          <w:p>
            <w:pPr>
              <w:pStyle w:val="Sty11L"/>
              <w:rPr/>
            </w:pPr>
            <w:r>
              <w:rPr/>
              <w:t>0.043</w:t>
            </w:r>
          </w:p>
        </w:tc>
        <w:tc>
          <w:tcPr>
            <w:tcW w:w="1291" w:type="dxa"/>
            <w:tcBorders/>
            <w:shd w:color="auto" w:fill="FFFFFF" w:val="clear"/>
          </w:tcPr>
          <w:p>
            <w:pPr>
              <w:pStyle w:val="Sty11L"/>
              <w:rPr/>
            </w:pPr>
            <w:r>
              <w:rPr/>
              <w:t>0.0119</w:t>
            </w:r>
          </w:p>
        </w:tc>
      </w:tr>
      <w:tr>
        <w:trPr/>
        <w:tc>
          <w:tcPr>
            <w:tcW w:w="1132" w:type="dxa"/>
            <w:tcBorders/>
            <w:shd w:color="auto" w:fill="FFFFFF" w:val="clear"/>
          </w:tcPr>
          <w:p>
            <w:pPr>
              <w:pStyle w:val="Sty11L"/>
              <w:spacing w:lineRule="auto" w:line="360"/>
              <w:rPr/>
            </w:pPr>
            <w:r>
              <w:rPr/>
            </w:r>
          </w:p>
        </w:tc>
        <w:tc>
          <w:tcPr>
            <w:tcW w:w="1528" w:type="dxa"/>
            <w:tcBorders/>
            <w:shd w:color="auto" w:fill="FFFFFF" w:val="clear"/>
          </w:tcPr>
          <w:p>
            <w:pPr>
              <w:pStyle w:val="Sty11L"/>
              <w:spacing w:lineRule="auto" w:line="360"/>
              <w:rPr/>
            </w:pPr>
            <w:r>
              <w:rPr/>
              <w:t xml:space="preserve">MNTEMPWQ </w:t>
            </w:r>
          </w:p>
        </w:tc>
        <w:tc>
          <w:tcPr>
            <w:tcW w:w="1161" w:type="dxa"/>
            <w:tcBorders/>
            <w:shd w:color="auto" w:fill="FFFFFF" w:val="clear"/>
          </w:tcPr>
          <w:p>
            <w:pPr>
              <w:pStyle w:val="Sty11L"/>
              <w:rPr/>
            </w:pPr>
            <w:r>
              <w:rPr/>
              <w:t>0.1519</w:t>
            </w:r>
          </w:p>
        </w:tc>
        <w:tc>
          <w:tcPr>
            <w:tcW w:w="1160" w:type="dxa"/>
            <w:tcBorders/>
            <w:shd w:color="auto" w:fill="FFFFFF" w:val="clear"/>
          </w:tcPr>
          <w:p>
            <w:pPr>
              <w:pStyle w:val="Sty11L"/>
              <w:rPr/>
            </w:pPr>
            <w:r>
              <w:rPr/>
              <w:t>0.01673</w:t>
            </w:r>
          </w:p>
        </w:tc>
        <w:tc>
          <w:tcPr>
            <w:tcW w:w="1434" w:type="dxa"/>
            <w:tcBorders/>
            <w:shd w:color="auto" w:fill="FFFFFF" w:val="clear"/>
          </w:tcPr>
          <w:p>
            <w:pPr>
              <w:pStyle w:val="Sty11L"/>
              <w:rPr/>
            </w:pPr>
            <w:r>
              <w:rPr/>
              <w:t>9.077</w:t>
            </w:r>
          </w:p>
        </w:tc>
        <w:tc>
          <w:tcPr>
            <w:tcW w:w="1293" w:type="dxa"/>
            <w:tcBorders/>
            <w:shd w:color="auto" w:fill="FFFFFF" w:val="clear"/>
          </w:tcPr>
          <w:p>
            <w:pPr>
              <w:pStyle w:val="Sty11L"/>
              <w:rPr/>
            </w:pPr>
            <w:bookmarkStart w:id="79" w:name="__DdeLink__3872_45839988010"/>
            <w:r>
              <w:rPr>
                <w:i/>
              </w:rPr>
              <w:t>&lt;</w:t>
            </w:r>
            <w:r>
              <w:rPr/>
              <w:t>2e-16</w:t>
            </w:r>
            <w:bookmarkEnd w:id="79"/>
            <w:r>
              <w:rPr/>
              <w:t xml:space="preserve">* </w:t>
            </w:r>
          </w:p>
        </w:tc>
        <w:tc>
          <w:tcPr>
            <w:tcW w:w="1291" w:type="dxa"/>
            <w:tcBorders/>
            <w:shd w:color="auto" w:fill="FFFFFF" w:val="clear"/>
          </w:tcPr>
          <w:p>
            <w:pPr>
              <w:pStyle w:val="Sty11L"/>
              <w:rPr/>
            </w:pPr>
            <w:r>
              <w:rPr/>
              <w:t>0.0398</w:t>
            </w:r>
          </w:p>
        </w:tc>
      </w:tr>
      <w:tr>
        <w:trPr/>
        <w:tc>
          <w:tcPr>
            <w:tcW w:w="1132" w:type="dxa"/>
            <w:tcBorders/>
            <w:shd w:color="auto" w:fill="FFFFFF" w:val="clear"/>
          </w:tcPr>
          <w:p>
            <w:pPr>
              <w:pStyle w:val="Sty11L"/>
              <w:spacing w:lineRule="auto" w:line="360"/>
              <w:rPr/>
            </w:pPr>
            <w:r>
              <w:rPr/>
            </w:r>
          </w:p>
        </w:tc>
        <w:tc>
          <w:tcPr>
            <w:tcW w:w="1528" w:type="dxa"/>
            <w:tcBorders/>
            <w:shd w:color="auto" w:fill="FFFFFF" w:val="clear"/>
          </w:tcPr>
          <w:p>
            <w:pPr>
              <w:pStyle w:val="Sty11L"/>
              <w:spacing w:lineRule="auto" w:line="360"/>
              <w:rPr/>
            </w:pPr>
            <w:r>
              <w:rPr/>
              <w:t xml:space="preserve">POPDENS </w:t>
            </w:r>
          </w:p>
        </w:tc>
        <w:tc>
          <w:tcPr>
            <w:tcW w:w="1161" w:type="dxa"/>
            <w:tcBorders/>
            <w:shd w:color="auto" w:fill="FFFFFF" w:val="clear"/>
          </w:tcPr>
          <w:p>
            <w:pPr>
              <w:pStyle w:val="Sty11L"/>
              <w:rPr/>
            </w:pPr>
            <w:r>
              <w:rPr/>
              <w:t>-0.0006986</w:t>
            </w:r>
          </w:p>
        </w:tc>
        <w:tc>
          <w:tcPr>
            <w:tcW w:w="1160" w:type="dxa"/>
            <w:tcBorders/>
            <w:shd w:color="auto" w:fill="FFFFFF" w:val="clear"/>
          </w:tcPr>
          <w:p>
            <w:pPr>
              <w:pStyle w:val="Sty11L"/>
              <w:rPr/>
            </w:pPr>
            <w:r>
              <w:rPr/>
              <w:t>0.00005348</w:t>
            </w:r>
          </w:p>
        </w:tc>
        <w:tc>
          <w:tcPr>
            <w:tcW w:w="1434" w:type="dxa"/>
            <w:tcBorders/>
            <w:shd w:color="auto" w:fill="FFFFFF" w:val="clear"/>
          </w:tcPr>
          <w:p>
            <w:pPr>
              <w:pStyle w:val="Sty11L"/>
              <w:rPr/>
            </w:pPr>
            <w:r>
              <w:rPr/>
              <w:t>-13.06</w:t>
            </w:r>
          </w:p>
        </w:tc>
        <w:tc>
          <w:tcPr>
            <w:tcW w:w="1293" w:type="dxa"/>
            <w:tcBorders/>
            <w:shd w:color="auto" w:fill="FFFFFF" w:val="clear"/>
          </w:tcPr>
          <w:p>
            <w:pPr>
              <w:pStyle w:val="Sty11L"/>
              <w:rPr/>
            </w:pPr>
            <w:bookmarkStart w:id="80" w:name="__DdeLink__3872_45839988011"/>
            <w:r>
              <w:rPr>
                <w:i/>
              </w:rPr>
              <w:t>&lt;</w:t>
            </w:r>
            <w:r>
              <w:rPr/>
              <w:t>2e-16</w:t>
            </w:r>
            <w:bookmarkEnd w:id="80"/>
            <w:r>
              <w:rPr/>
              <w:t xml:space="preserve">* </w:t>
            </w:r>
          </w:p>
        </w:tc>
        <w:tc>
          <w:tcPr>
            <w:tcW w:w="1291" w:type="dxa"/>
            <w:tcBorders/>
            <w:shd w:color="auto" w:fill="FFFFFF" w:val="clear"/>
          </w:tcPr>
          <w:p>
            <w:pPr>
              <w:pStyle w:val="Sty11L"/>
              <w:rPr/>
            </w:pPr>
            <w:r>
              <w:rPr/>
              <w:t>0.0922</w:t>
            </w:r>
          </w:p>
        </w:tc>
      </w:tr>
      <w:tr>
        <w:trPr/>
        <w:tc>
          <w:tcPr>
            <w:tcW w:w="1132" w:type="dxa"/>
            <w:tcBorders/>
            <w:shd w:color="auto" w:fill="FFFFFF" w:val="clear"/>
          </w:tcPr>
          <w:p>
            <w:pPr>
              <w:pStyle w:val="Sty11L"/>
              <w:spacing w:lineRule="auto" w:line="360"/>
              <w:rPr/>
            </w:pPr>
            <w:r>
              <w:rPr/>
            </w:r>
          </w:p>
        </w:tc>
        <w:tc>
          <w:tcPr>
            <w:tcW w:w="1528" w:type="dxa"/>
            <w:tcBorders/>
            <w:shd w:color="auto" w:fill="FFFFFF" w:val="clear"/>
          </w:tcPr>
          <w:p>
            <w:pPr>
              <w:pStyle w:val="Sty11L"/>
              <w:spacing w:lineRule="auto" w:line="360"/>
              <w:rPr/>
            </w:pPr>
            <w:r>
              <w:rPr/>
              <w:t xml:space="preserve">PRECDM </w:t>
            </w:r>
          </w:p>
        </w:tc>
        <w:tc>
          <w:tcPr>
            <w:tcW w:w="1161" w:type="dxa"/>
            <w:tcBorders/>
            <w:shd w:color="auto" w:fill="FFFFFF" w:val="clear"/>
          </w:tcPr>
          <w:p>
            <w:pPr>
              <w:pStyle w:val="Sty11L"/>
              <w:rPr/>
            </w:pPr>
            <w:r>
              <w:rPr/>
              <w:t>0.02573</w:t>
            </w:r>
          </w:p>
        </w:tc>
        <w:tc>
          <w:tcPr>
            <w:tcW w:w="1160" w:type="dxa"/>
            <w:tcBorders/>
            <w:shd w:color="auto" w:fill="FFFFFF" w:val="clear"/>
          </w:tcPr>
          <w:p>
            <w:pPr>
              <w:pStyle w:val="Sty11L"/>
              <w:rPr/>
            </w:pPr>
            <w:r>
              <w:rPr/>
              <w:t>0.003404</w:t>
            </w:r>
          </w:p>
        </w:tc>
        <w:tc>
          <w:tcPr>
            <w:tcW w:w="1434" w:type="dxa"/>
            <w:tcBorders/>
            <w:shd w:color="auto" w:fill="FFFFFF" w:val="clear"/>
          </w:tcPr>
          <w:p>
            <w:pPr>
              <w:pStyle w:val="Sty11L"/>
              <w:rPr/>
            </w:pPr>
            <w:r>
              <w:rPr/>
              <w:t>7.559</w:t>
            </w:r>
          </w:p>
        </w:tc>
        <w:tc>
          <w:tcPr>
            <w:tcW w:w="1293" w:type="dxa"/>
            <w:tcBorders/>
            <w:shd w:color="auto" w:fill="FFFFFF" w:val="clear"/>
          </w:tcPr>
          <w:p>
            <w:pPr>
              <w:pStyle w:val="Sty11L"/>
              <w:rPr/>
            </w:pPr>
            <w:r>
              <w:rPr/>
              <w:t>4.05e-14*</w:t>
            </w:r>
          </w:p>
        </w:tc>
        <w:tc>
          <w:tcPr>
            <w:tcW w:w="1291" w:type="dxa"/>
            <w:tcBorders/>
            <w:shd w:color="auto" w:fill="FFFFFF" w:val="clear"/>
          </w:tcPr>
          <w:p>
            <w:pPr>
              <w:pStyle w:val="Sty11L"/>
              <w:rPr/>
            </w:pPr>
            <w:r>
              <w:rPr/>
              <w:t>0.0483</w:t>
            </w:r>
          </w:p>
        </w:tc>
      </w:tr>
      <w:tr>
        <w:trPr/>
        <w:tc>
          <w:tcPr>
            <w:tcW w:w="1132" w:type="dxa"/>
            <w:tcBorders/>
            <w:shd w:color="auto" w:fill="FFFFFF" w:val="clear"/>
          </w:tcPr>
          <w:p>
            <w:pPr>
              <w:pStyle w:val="Sty11L"/>
              <w:spacing w:lineRule="auto" w:line="360"/>
              <w:rPr/>
            </w:pPr>
            <w:r>
              <w:rPr/>
            </w:r>
          </w:p>
        </w:tc>
        <w:tc>
          <w:tcPr>
            <w:tcW w:w="1528" w:type="dxa"/>
            <w:tcBorders/>
            <w:shd w:color="auto" w:fill="FFFFFF" w:val="clear"/>
          </w:tcPr>
          <w:p>
            <w:pPr>
              <w:pStyle w:val="Sty11L"/>
              <w:spacing w:lineRule="auto" w:line="360"/>
              <w:rPr/>
            </w:pPr>
            <w:r>
              <w:rPr/>
              <w:t xml:space="preserve">RDCLASS </w:t>
            </w:r>
          </w:p>
        </w:tc>
        <w:tc>
          <w:tcPr>
            <w:tcW w:w="1161" w:type="dxa"/>
            <w:tcBorders/>
            <w:shd w:color="auto" w:fill="FFFFFF" w:val="clear"/>
          </w:tcPr>
          <w:p>
            <w:pPr>
              <w:pStyle w:val="Sty11L"/>
              <w:rPr/>
            </w:pPr>
            <w:r>
              <w:rPr/>
              <w:t>-0.4166</w:t>
            </w:r>
          </w:p>
        </w:tc>
        <w:tc>
          <w:tcPr>
            <w:tcW w:w="1160" w:type="dxa"/>
            <w:tcBorders/>
            <w:shd w:color="auto" w:fill="FFFFFF" w:val="clear"/>
          </w:tcPr>
          <w:p>
            <w:pPr>
              <w:pStyle w:val="Sty11L"/>
              <w:rPr/>
            </w:pPr>
            <w:r>
              <w:rPr/>
              <w:t>0.01467</w:t>
            </w:r>
          </w:p>
        </w:tc>
        <w:tc>
          <w:tcPr>
            <w:tcW w:w="1434" w:type="dxa"/>
            <w:tcBorders/>
            <w:shd w:color="auto" w:fill="FFFFFF" w:val="clear"/>
          </w:tcPr>
          <w:p>
            <w:pPr>
              <w:pStyle w:val="Sty11L"/>
              <w:rPr/>
            </w:pPr>
            <w:r>
              <w:rPr/>
              <w:t>-28.4</w:t>
            </w:r>
          </w:p>
        </w:tc>
        <w:tc>
          <w:tcPr>
            <w:tcW w:w="1293" w:type="dxa"/>
            <w:tcBorders/>
            <w:shd w:color="auto" w:fill="FFFFFF" w:val="clear"/>
          </w:tcPr>
          <w:p>
            <w:pPr>
              <w:pStyle w:val="Sty11L"/>
              <w:rPr/>
            </w:pPr>
            <w:bookmarkStart w:id="81" w:name="__DdeLink__3872_45839988012"/>
            <w:r>
              <w:rPr>
                <w:i/>
              </w:rPr>
              <w:t>&lt;</w:t>
            </w:r>
            <w:r>
              <w:rPr/>
              <w:t>2e-16</w:t>
            </w:r>
            <w:bookmarkEnd w:id="81"/>
            <w:r>
              <w:rPr/>
              <w:t xml:space="preserve">* </w:t>
            </w:r>
          </w:p>
        </w:tc>
        <w:tc>
          <w:tcPr>
            <w:tcW w:w="1291" w:type="dxa"/>
            <w:tcBorders/>
            <w:shd w:color="auto" w:fill="FFFFFF" w:val="clear"/>
          </w:tcPr>
          <w:p>
            <w:pPr>
              <w:pStyle w:val="Sty11L"/>
              <w:rPr/>
            </w:pPr>
            <w:r>
              <w:rPr/>
              <w:t>0.4205</w:t>
            </w:r>
          </w:p>
        </w:tc>
      </w:tr>
      <w:tr>
        <w:trPr/>
        <w:tc>
          <w:tcPr>
            <w:tcW w:w="1132" w:type="dxa"/>
            <w:tcBorders/>
            <w:shd w:color="auto" w:fill="FFFFFF" w:val="clear"/>
          </w:tcPr>
          <w:p>
            <w:pPr>
              <w:pStyle w:val="Sty11L"/>
              <w:spacing w:lineRule="auto" w:line="360"/>
              <w:rPr/>
            </w:pPr>
            <w:r>
              <w:rPr/>
            </w:r>
          </w:p>
        </w:tc>
        <w:tc>
          <w:tcPr>
            <w:tcW w:w="1528" w:type="dxa"/>
            <w:tcBorders/>
            <w:shd w:color="auto" w:fill="FFFFFF" w:val="clear"/>
          </w:tcPr>
          <w:p>
            <w:pPr>
              <w:pStyle w:val="Sty11L"/>
              <w:spacing w:lineRule="auto" w:line="360"/>
              <w:rPr/>
            </w:pPr>
            <w:r>
              <w:rPr/>
              <w:t xml:space="preserve">RDDENS </w:t>
            </w:r>
          </w:p>
        </w:tc>
        <w:tc>
          <w:tcPr>
            <w:tcW w:w="1161" w:type="dxa"/>
            <w:tcBorders/>
            <w:shd w:color="auto" w:fill="FFFFFF" w:val="clear"/>
          </w:tcPr>
          <w:p>
            <w:pPr>
              <w:pStyle w:val="Sty11L"/>
              <w:rPr/>
            </w:pPr>
            <w:r>
              <w:rPr/>
              <w:t>0.02353</w:t>
            </w:r>
          </w:p>
        </w:tc>
        <w:tc>
          <w:tcPr>
            <w:tcW w:w="1160" w:type="dxa"/>
            <w:tcBorders/>
            <w:shd w:color="auto" w:fill="FFFFFF" w:val="clear"/>
          </w:tcPr>
          <w:p>
            <w:pPr>
              <w:pStyle w:val="Sty11L"/>
              <w:rPr/>
            </w:pPr>
            <w:r>
              <w:rPr/>
              <w:t>0.008762</w:t>
            </w:r>
          </w:p>
        </w:tc>
        <w:tc>
          <w:tcPr>
            <w:tcW w:w="1434" w:type="dxa"/>
            <w:tcBorders/>
            <w:shd w:color="auto" w:fill="FFFFFF" w:val="clear"/>
          </w:tcPr>
          <w:p>
            <w:pPr>
              <w:pStyle w:val="Sty11L"/>
              <w:rPr/>
            </w:pPr>
            <w:r>
              <w:rPr/>
              <w:t>2.686</w:t>
            </w:r>
          </w:p>
        </w:tc>
        <w:tc>
          <w:tcPr>
            <w:tcW w:w="1293" w:type="dxa"/>
            <w:tcBorders/>
            <w:shd w:color="auto" w:fill="FFFFFF" w:val="clear"/>
          </w:tcPr>
          <w:p>
            <w:pPr>
              <w:pStyle w:val="Sty11L"/>
              <w:rPr/>
            </w:pPr>
            <w:r>
              <w:rPr/>
              <w:t>0.0072</w:t>
            </w:r>
          </w:p>
        </w:tc>
        <w:tc>
          <w:tcPr>
            <w:tcW w:w="1291" w:type="dxa"/>
            <w:tcBorders/>
            <w:shd w:color="auto" w:fill="FFFFFF" w:val="clear"/>
          </w:tcPr>
          <w:p>
            <w:pPr>
              <w:pStyle w:val="Sty11L"/>
              <w:rPr/>
            </w:pPr>
            <w:r>
              <w:rPr/>
              <w:t>0.0038</w:t>
            </w:r>
          </w:p>
        </w:tc>
      </w:tr>
      <w:tr>
        <w:trPr/>
        <w:tc>
          <w:tcPr>
            <w:tcW w:w="1132" w:type="dxa"/>
            <w:tcBorders/>
            <w:shd w:color="auto" w:fill="FFFFFF" w:val="clear"/>
          </w:tcPr>
          <w:p>
            <w:pPr>
              <w:pStyle w:val="Sty11L"/>
              <w:spacing w:lineRule="auto" w:line="360"/>
              <w:rPr/>
            </w:pPr>
            <w:r>
              <w:rPr/>
            </w:r>
          </w:p>
        </w:tc>
        <w:tc>
          <w:tcPr>
            <w:tcW w:w="1528" w:type="dxa"/>
            <w:tcBorders/>
            <w:shd w:color="auto" w:fill="FFFFFF" w:val="clear"/>
          </w:tcPr>
          <w:p>
            <w:pPr>
              <w:pStyle w:val="Sty11L"/>
              <w:spacing w:lineRule="auto" w:line="360"/>
              <w:rPr/>
            </w:pPr>
            <w:r>
              <w:rPr/>
              <w:t xml:space="preserve">SLOPE </w:t>
            </w:r>
          </w:p>
        </w:tc>
        <w:tc>
          <w:tcPr>
            <w:tcW w:w="1161" w:type="dxa"/>
            <w:tcBorders/>
            <w:shd w:color="auto" w:fill="FFFFFF" w:val="clear"/>
          </w:tcPr>
          <w:p>
            <w:pPr>
              <w:pStyle w:val="Sty11L"/>
              <w:rPr/>
            </w:pPr>
            <w:r>
              <w:rPr/>
              <w:t>0.008252</w:t>
            </w:r>
          </w:p>
        </w:tc>
        <w:tc>
          <w:tcPr>
            <w:tcW w:w="1160" w:type="dxa"/>
            <w:tcBorders/>
            <w:shd w:color="auto" w:fill="FFFFFF" w:val="clear"/>
          </w:tcPr>
          <w:p>
            <w:pPr>
              <w:pStyle w:val="Sty11L"/>
              <w:rPr/>
            </w:pPr>
            <w:r>
              <w:rPr/>
              <w:t>0.00739</w:t>
            </w:r>
          </w:p>
        </w:tc>
        <w:tc>
          <w:tcPr>
            <w:tcW w:w="1434" w:type="dxa"/>
            <w:tcBorders/>
            <w:shd w:color="auto" w:fill="FFFFFF" w:val="clear"/>
          </w:tcPr>
          <w:p>
            <w:pPr>
              <w:pStyle w:val="Sty11L"/>
              <w:rPr/>
            </w:pPr>
            <w:r>
              <w:rPr/>
              <w:t>1.117</w:t>
            </w:r>
          </w:p>
        </w:tc>
        <w:tc>
          <w:tcPr>
            <w:tcW w:w="1293" w:type="dxa"/>
            <w:tcBorders/>
            <w:shd w:color="auto" w:fill="FFFFFF" w:val="clear"/>
          </w:tcPr>
          <w:p>
            <w:pPr>
              <w:pStyle w:val="Sty11L"/>
              <w:rPr/>
            </w:pPr>
            <w:r>
              <w:rPr/>
              <w:t>0.2641</w:t>
            </w:r>
          </w:p>
        </w:tc>
        <w:tc>
          <w:tcPr>
            <w:tcW w:w="1291" w:type="dxa"/>
            <w:tcBorders/>
            <w:shd w:color="auto" w:fill="FFFFFF" w:val="clear"/>
          </w:tcPr>
          <w:p>
            <w:pPr>
              <w:pStyle w:val="Sty11L"/>
              <w:rPr/>
            </w:pPr>
            <w:r>
              <w:rPr/>
              <w:t>0.0004</w:t>
            </w:r>
          </w:p>
        </w:tc>
      </w:tr>
      <w:tr>
        <w:trPr>
          <w:trHeight w:val="285" w:hRule="atLeast"/>
        </w:trPr>
        <w:tc>
          <w:tcPr>
            <w:tcW w:w="1132" w:type="dxa"/>
            <w:tcBorders/>
            <w:shd w:color="auto" w:fill="FFFFFF" w:val="clear"/>
          </w:tcPr>
          <w:p>
            <w:pPr>
              <w:pStyle w:val="Sty11L"/>
              <w:spacing w:lineRule="auto" w:line="360"/>
              <w:rPr/>
            </w:pPr>
            <w:r>
              <w:rPr/>
            </w:r>
          </w:p>
        </w:tc>
        <w:tc>
          <w:tcPr>
            <w:tcW w:w="1528" w:type="dxa"/>
            <w:tcBorders/>
            <w:shd w:color="auto" w:fill="FFFFFF" w:val="clear"/>
          </w:tcPr>
          <w:p>
            <w:pPr>
              <w:pStyle w:val="Sty11L"/>
              <w:spacing w:lineRule="auto" w:line="360"/>
              <w:rPr/>
            </w:pPr>
            <w:r>
              <w:rPr/>
              <w:t xml:space="preserve">TREEDENS </w:t>
            </w:r>
          </w:p>
        </w:tc>
        <w:tc>
          <w:tcPr>
            <w:tcW w:w="1161" w:type="dxa"/>
            <w:tcBorders/>
            <w:shd w:color="auto" w:fill="FFFFFF" w:val="clear"/>
          </w:tcPr>
          <w:p>
            <w:pPr>
              <w:pStyle w:val="Sty11L"/>
              <w:rPr/>
            </w:pPr>
            <w:r>
              <w:rPr/>
              <w:t>-0.1761</w:t>
            </w:r>
          </w:p>
        </w:tc>
        <w:tc>
          <w:tcPr>
            <w:tcW w:w="1160" w:type="dxa"/>
            <w:tcBorders/>
            <w:shd w:color="auto" w:fill="FFFFFF" w:val="clear"/>
          </w:tcPr>
          <w:p>
            <w:pPr>
              <w:pStyle w:val="Sty11L"/>
              <w:rPr/>
            </w:pPr>
            <w:r>
              <w:rPr/>
              <w:t>0.1387</w:t>
            </w:r>
          </w:p>
        </w:tc>
        <w:tc>
          <w:tcPr>
            <w:tcW w:w="1434" w:type="dxa"/>
            <w:tcBorders/>
            <w:shd w:color="auto" w:fill="FFFFFF" w:val="clear"/>
          </w:tcPr>
          <w:p>
            <w:pPr>
              <w:pStyle w:val="Sty11L"/>
              <w:rPr/>
            </w:pPr>
            <w:r>
              <w:rPr/>
              <w:t>-1.27</w:t>
            </w:r>
          </w:p>
        </w:tc>
        <w:tc>
          <w:tcPr>
            <w:tcW w:w="1293" w:type="dxa"/>
            <w:tcBorders/>
            <w:shd w:color="auto" w:fill="FFFFFF" w:val="clear"/>
          </w:tcPr>
          <w:p>
            <w:pPr>
              <w:pStyle w:val="Sty11L"/>
              <w:rPr/>
            </w:pPr>
            <w:r>
              <w:rPr/>
              <w:t>0.2041</w:t>
            </w:r>
          </w:p>
        </w:tc>
        <w:tc>
          <w:tcPr>
            <w:tcW w:w="1291" w:type="dxa"/>
            <w:tcBorders/>
            <w:shd w:color="auto" w:fill="FFFFFF" w:val="clear"/>
          </w:tcPr>
          <w:p>
            <w:pPr>
              <w:pStyle w:val="Sty11L"/>
              <w:rPr/>
            </w:pPr>
            <w:r>
              <w:rPr/>
              <w:t>0.0008</w:t>
            </w:r>
          </w:p>
        </w:tc>
      </w:tr>
    </w:tbl>
    <w:p>
      <w:pPr>
        <w:pStyle w:val="Normal"/>
        <w:rPr/>
      </w:pPr>
      <w:r>
        <w:rPr/>
      </w:r>
      <w:r>
        <w:br w:type="page"/>
      </w:r>
    </w:p>
    <w:p>
      <w:pPr>
        <w:pStyle w:val="Heading21"/>
        <w:numPr>
          <w:ilvl w:val="1"/>
          <w:numId w:val="1"/>
        </w:numPr>
        <w:spacing w:lineRule="auto" w:line="360"/>
        <w:outlineLvl w:val="1"/>
        <w:rPr/>
      </w:pPr>
      <w:r>
        <w:rPr/>
        <w:t>Figures</w:t>
      </w:r>
    </w:p>
    <w:p>
      <w:pPr>
        <w:pStyle w:val="Normal"/>
        <w:jc w:val="center"/>
        <w:rPr/>
      </w:pPr>
      <w:r>
        <w:rPr/>
        <w:drawing>
          <wp:inline distT="0" distB="0" distL="0" distR="0">
            <wp:extent cx="3073400" cy="41529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3073400" cy="4152900"/>
                    </a:xfrm>
                    <a:prstGeom prst="rect">
                      <a:avLst/>
                    </a:prstGeom>
                  </pic:spPr>
                </pic:pic>
              </a:graphicData>
            </a:graphic>
          </wp:inline>
        </w:drawing>
      </w:r>
    </w:p>
    <w:p>
      <w:pPr>
        <w:pStyle w:val="Normal"/>
        <w:rPr/>
      </w:pPr>
      <w:r>
        <w:rPr/>
      </w:r>
    </w:p>
    <w:p>
      <w:pPr>
        <w:pStyle w:val="Normal"/>
        <w:rPr/>
      </w:pPr>
      <w:r>
        <w:rPr/>
      </w:r>
    </w:p>
    <w:p>
      <w:pPr>
        <w:sectPr>
          <w:type w:val="continuous"/>
          <w:pgSz w:w="11950" w:h="16901"/>
          <w:pgMar w:left="1440" w:right="1440" w:header="0" w:top="1134" w:footer="0" w:bottom="1134" w:gutter="0"/>
          <w:lnNumType w:countBy="1" w:restart="continuous" w:distance="283"/>
          <w:formProt w:val="false"/>
          <w:textDirection w:val="lrTb"/>
          <w:docGrid w:type="default" w:linePitch="240" w:charSpace="4294961151"/>
        </w:sectPr>
      </w:pPr>
    </w:p>
    <w:p>
      <w:pPr>
        <w:pStyle w:val="Textbody1"/>
        <w:spacing w:lineRule="auto" w:line="360"/>
        <w:jc w:val="left"/>
        <w:rPr/>
      </w:pPr>
      <w:r>
        <w:rPr>
          <w:rStyle w:val="Captiontitle"/>
        </w:rPr>
        <w:t>Figure 1</w:t>
      </w:r>
      <w:bookmarkStart w:id="82" w:name="Ref_x1-170011"/>
      <w:bookmarkEnd w:id="82"/>
      <w:r>
        <w:rPr>
          <w:rStyle w:val="Captiontitle"/>
        </w:rPr>
        <w:t xml:space="preserve">: </w:t>
      </w:r>
      <w:r>
        <w:rPr/>
        <w:t>Diagram of modelling framework. Three sub-models are used to generate covariates used in the collision model per the “risk equals exposure multiplied by hazard” analytical framework.</w:t>
      </w:r>
      <w:r>
        <w:br w:type="page"/>
      </w:r>
    </w:p>
    <w:p>
      <w:pPr>
        <w:pStyle w:val="Textbody1"/>
        <w:spacing w:lineRule="auto" w:line="36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346065" cy="377952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346065" cy="3779520"/>
                    </a:xfrm>
                    <a:prstGeom prst="rect">
                      <a:avLst/>
                    </a:prstGeom>
                  </pic:spPr>
                </pic:pic>
              </a:graphicData>
            </a:graphic>
          </wp:anchor>
        </w:drawing>
      </w:r>
    </w:p>
    <w:p>
      <w:pPr>
        <w:pStyle w:val="Textbody1"/>
        <w:spacing w:lineRule="auto" w:line="360"/>
        <w:jc w:val="left"/>
        <w:rPr/>
      </w:pPr>
      <w:r>
        <w:rPr>
          <w:rStyle w:val="Captiontitle"/>
        </w:rPr>
        <w:t>Figure 2</w:t>
      </w:r>
      <w:bookmarkStart w:id="83" w:name="Ref_x1-170022"/>
      <w:bookmarkEnd w:id="83"/>
      <w:r>
        <w:rPr>
          <w:rStyle w:val="Captiontitle"/>
        </w:rPr>
        <w:t xml:space="preserve">: </w:t>
      </w:r>
      <w:r>
        <w:rPr/>
        <w:t>Predicted relative likelihood of grey kangaroo presence in study area. Darker shades indicate higher relative probabilities of occurrence (mean: 0.057; range: 0.002-0.986).</w:t>
      </w:r>
      <w:r>
        <w:br w:type="page"/>
      </w:r>
    </w:p>
    <w:p>
      <w:pPr>
        <w:pStyle w:val="Textbody1"/>
        <w:spacing w:lineRule="auto" w:line="36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46065" cy="377952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346065" cy="3779520"/>
                    </a:xfrm>
                    <a:prstGeom prst="rect">
                      <a:avLst/>
                    </a:prstGeom>
                  </pic:spPr>
                </pic:pic>
              </a:graphicData>
            </a:graphic>
          </wp:anchor>
        </w:drawing>
      </w:r>
    </w:p>
    <w:p>
      <w:pPr>
        <w:pStyle w:val="Textbody1"/>
        <w:spacing w:lineRule="auto" w:line="360"/>
        <w:jc w:val="left"/>
        <w:rPr/>
      </w:pPr>
      <w:r>
        <w:rPr>
          <w:rStyle w:val="Captiontitle"/>
        </w:rPr>
        <w:t>Figure 3</w:t>
      </w:r>
      <w:bookmarkStart w:id="84" w:name="Ref_x1-170033"/>
      <w:bookmarkEnd w:id="84"/>
      <w:r>
        <w:rPr>
          <w:rStyle w:val="Captiontitle"/>
        </w:rPr>
        <w:t xml:space="preserve">: </w:t>
      </w:r>
      <w:r>
        <w:rPr/>
        <w:t>Predicted relative traffic volume in number of vehicles day</w:t>
      </w:r>
      <w:r>
        <w:rPr>
          <w:vertAlign w:val="superscript"/>
        </w:rPr>
        <w:t>-1</w:t>
      </w:r>
      <w:r>
        <w:rPr/>
        <w:t xml:space="preserve"> per road segment in study area. Darker shades indicate higher predicted traffic volumes (mean: 4481; range: 274-60850).</w:t>
      </w:r>
      <w:r>
        <w:br w:type="page"/>
      </w:r>
    </w:p>
    <w:p>
      <w:pPr>
        <w:pStyle w:val="Textbody1"/>
        <w:spacing w:lineRule="auto" w:line="360"/>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46065" cy="377952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346065" cy="3779520"/>
                    </a:xfrm>
                    <a:prstGeom prst="rect">
                      <a:avLst/>
                    </a:prstGeom>
                  </pic:spPr>
                </pic:pic>
              </a:graphicData>
            </a:graphic>
          </wp:anchor>
        </w:drawing>
      </w:r>
    </w:p>
    <w:p>
      <w:pPr>
        <w:pStyle w:val="Textbody1"/>
        <w:spacing w:lineRule="auto" w:line="360"/>
        <w:jc w:val="left"/>
        <w:rPr/>
      </w:pPr>
      <w:r>
        <w:rPr>
          <w:rStyle w:val="Captiontitle"/>
        </w:rPr>
        <w:t>Figure 4</w:t>
      </w:r>
      <w:bookmarkStart w:id="85" w:name="Ref_x1-170044"/>
      <w:bookmarkEnd w:id="85"/>
      <w:r>
        <w:rPr>
          <w:rStyle w:val="Captiontitle"/>
        </w:rPr>
        <w:t xml:space="preserve">: </w:t>
      </w:r>
      <w:r>
        <w:rPr/>
        <w:t>Predicted relative traffic speed in kilometres hour</w:t>
      </w:r>
      <w:r>
        <w:rPr>
          <w:vertAlign w:val="superscript"/>
        </w:rPr>
        <w:t>-1</w:t>
      </w:r>
      <w:r>
        <w:rPr/>
        <w:t xml:space="preserve"> per road segment in study area. Darker shades indicate higher predicted traffic speeds (mean: 62; range: 42-106).</w:t>
      </w:r>
      <w:r>
        <w:br w:type="page"/>
      </w:r>
    </w:p>
    <w:p>
      <w:pPr>
        <w:pStyle w:val="Textbody1"/>
        <w:spacing w:lineRule="auto" w:line="360"/>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346065" cy="377952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346065" cy="3779520"/>
                    </a:xfrm>
                    <a:prstGeom prst="rect">
                      <a:avLst/>
                    </a:prstGeom>
                  </pic:spPr>
                </pic:pic>
              </a:graphicData>
            </a:graphic>
          </wp:anchor>
        </w:drawing>
      </w:r>
      <w:r>
        <w:rPr>
          <w:rStyle w:val="Captiontitle"/>
        </w:rPr>
        <w:t>F</w:t>
      </w:r>
      <w:r>
        <w:rPr>
          <w:rStyle w:val="Captiontitle"/>
        </w:rPr>
        <w:t>igure 5</w:t>
      </w:r>
      <w:bookmarkStart w:id="86" w:name="Ref_x1-170055"/>
      <w:bookmarkEnd w:id="86"/>
      <w:r>
        <w:rPr>
          <w:rStyle w:val="Captiontitle"/>
        </w:rPr>
        <w:t xml:space="preserve">: </w:t>
      </w:r>
      <w:r>
        <w:rPr/>
        <w:t>Map of collision risk per road segment. Darker shades indicate higher relative risk of collisions with kangaroos (mean: 0.24; range: 0.01-0.99).</w:t>
      </w:r>
      <w:r>
        <w:br w:type="page"/>
      </w:r>
    </w:p>
    <w:p>
      <w:pPr>
        <w:pStyle w:val="Textbody1"/>
        <w:spacing w:lineRule="auto" w:line="360"/>
        <w:jc w:val="left"/>
        <w:rPr/>
      </w:pPr>
      <w:r>
        <w:rPr/>
        <w:drawing>
          <wp:inline distT="0" distB="0" distL="0" distR="0">
            <wp:extent cx="1908175" cy="190817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1908175" cy="1908175"/>
                    </a:xfrm>
                    <a:prstGeom prst="rect">
                      <a:avLst/>
                    </a:prstGeom>
                  </pic:spPr>
                </pic:pic>
              </a:graphicData>
            </a:graphic>
          </wp:inline>
        </w:drawing>
      </w:r>
      <w:r>
        <w:rPr/>
        <w:drawing>
          <wp:inline distT="0" distB="0" distL="0" distR="0">
            <wp:extent cx="1908175" cy="190817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1908175" cy="1908175"/>
                    </a:xfrm>
                    <a:prstGeom prst="rect">
                      <a:avLst/>
                    </a:prstGeom>
                  </pic:spPr>
                </pic:pic>
              </a:graphicData>
            </a:graphic>
          </wp:inline>
        </w:drawing>
      </w:r>
      <w:r>
        <w:rPr/>
        <w:drawing>
          <wp:inline distT="0" distB="0" distL="0" distR="0">
            <wp:extent cx="1908175" cy="1908175"/>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1908175" cy="1908175"/>
                    </a:xfrm>
                    <a:prstGeom prst="rect">
                      <a:avLst/>
                    </a:prstGeom>
                  </pic:spPr>
                </pic:pic>
              </a:graphicData>
            </a:graphic>
          </wp:inline>
        </w:drawing>
      </w:r>
    </w:p>
    <w:p>
      <w:pPr>
        <w:pStyle w:val="Textbody1"/>
        <w:spacing w:lineRule="auto" w:line="360"/>
        <w:jc w:val="left"/>
        <w:rPr>
          <w:rStyle w:val="Captiontitle"/>
        </w:rPr>
      </w:pPr>
      <w:r>
        <w:rPr/>
      </w:r>
    </w:p>
    <w:p>
      <w:pPr>
        <w:pStyle w:val="Textbody1"/>
        <w:spacing w:lineRule="auto" w:line="360"/>
        <w:jc w:val="left"/>
        <w:rPr/>
      </w:pPr>
      <w:r>
        <w:rPr>
          <w:rStyle w:val="Captiontitle"/>
        </w:rPr>
        <w:t>Figure 6</w:t>
      </w:r>
      <w:bookmarkStart w:id="87" w:name="Ref_x1-170066"/>
      <w:bookmarkEnd w:id="87"/>
      <w:r>
        <w:rPr>
          <w:rStyle w:val="Captiontitle"/>
        </w:rPr>
        <w:t xml:space="preserve">: </w:t>
      </w:r>
      <w:r>
        <w:rPr/>
        <w:t>Effects of predictor variables on relative likelihood of collision. EGK is the relative likelihood of kangaroo occurrence. TVOL is the predicted daily traffic volume in vehicles day</w:t>
      </w:r>
      <w:r>
        <w:rPr>
          <w:vertAlign w:val="superscript"/>
        </w:rPr>
        <w:t>-1</w:t>
      </w:r>
      <w:r>
        <w:rPr/>
        <w:t>. TSPD is the predicted traffic speeds in km hour</w:t>
      </w:r>
      <w:r>
        <w:rPr>
          <w:vertAlign w:val="superscript"/>
        </w:rPr>
        <w:t>-1</w:t>
      </w:r>
      <w:r>
        <w:rPr/>
        <w:t>.</w:t>
      </w:r>
      <w:r>
        <w:br w:type="page"/>
      </w:r>
    </w:p>
    <w:p>
      <w:pPr>
        <w:pStyle w:val="Heading21"/>
        <w:numPr>
          <w:ilvl w:val="1"/>
          <w:numId w:val="1"/>
        </w:numPr>
        <w:spacing w:lineRule="auto" w:line="360"/>
        <w:outlineLvl w:val="1"/>
        <w:rPr/>
      </w:pPr>
      <w:r>
        <w:rPr/>
        <w:t>Supporting Information</w:t>
      </w:r>
    </w:p>
    <w:p>
      <w:pPr>
        <w:sectPr>
          <w:type w:val="continuous"/>
          <w:pgSz w:w="11950" w:h="16901"/>
          <w:pgMar w:left="1440" w:right="1440" w:header="0" w:top="1134" w:footer="0" w:bottom="1134" w:gutter="0"/>
          <w:lnNumType w:countBy="1" w:restart="continuous" w:distance="283"/>
          <w:formProt w:val="false"/>
          <w:textDirection w:val="lrTb"/>
          <w:docGrid w:type="default" w:linePitch="240" w:charSpace="4294961151"/>
        </w:sectPr>
      </w:pPr>
    </w:p>
    <w:p>
      <w:pPr>
        <w:pStyle w:val="Textbody1"/>
        <w:spacing w:lineRule="auto" w:line="360"/>
        <w:jc w:val="left"/>
        <w:rPr/>
      </w:pPr>
      <w:r>
        <w:rPr/>
        <w:drawing>
          <wp:inline distT="0" distB="0" distL="0" distR="0">
            <wp:extent cx="1800225" cy="1800225"/>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1800225" cy="1800225"/>
                    </a:xfrm>
                    <a:prstGeom prst="rect">
                      <a:avLst/>
                    </a:prstGeom>
                  </pic:spPr>
                </pic:pic>
              </a:graphicData>
            </a:graphic>
          </wp:inline>
        </w:drawing>
      </w:r>
      <w:r>
        <w:rPr/>
        <w:drawing>
          <wp:inline distT="0" distB="0" distL="0" distR="0">
            <wp:extent cx="1800225" cy="1800225"/>
            <wp:effectExtent l="0" t="0" r="0" b="0"/>
            <wp:docPr id="1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descr=""/>
                    <pic:cNvPicPr>
                      <a:picLocks noChangeAspect="1" noChangeArrowheads="1"/>
                    </pic:cNvPicPr>
                  </pic:nvPicPr>
                  <pic:blipFill>
                    <a:blip r:embed="rId11"/>
                    <a:stretch>
                      <a:fillRect/>
                    </a:stretch>
                  </pic:blipFill>
                  <pic:spPr bwMode="auto">
                    <a:xfrm>
                      <a:off x="0" y="0"/>
                      <a:ext cx="1800225" cy="1800225"/>
                    </a:xfrm>
                    <a:prstGeom prst="rect">
                      <a:avLst/>
                    </a:prstGeom>
                  </pic:spPr>
                </pic:pic>
              </a:graphicData>
            </a:graphic>
          </wp:inline>
        </w:drawing>
      </w:r>
      <w:r>
        <w:rPr/>
        <w:drawing>
          <wp:inline distT="0" distB="0" distL="0" distR="0">
            <wp:extent cx="1800225" cy="1800225"/>
            <wp:effectExtent l="0" t="0" r="0" b="0"/>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2"/>
                    <a:stretch>
                      <a:fillRect/>
                    </a:stretch>
                  </pic:blipFill>
                  <pic:spPr bwMode="auto">
                    <a:xfrm>
                      <a:off x="0" y="0"/>
                      <a:ext cx="1800225" cy="1800225"/>
                    </a:xfrm>
                    <a:prstGeom prst="rect">
                      <a:avLst/>
                    </a:prstGeom>
                  </pic:spPr>
                </pic:pic>
              </a:graphicData>
            </a:graphic>
          </wp:inline>
        </w:drawing>
      </w:r>
    </w:p>
    <w:p>
      <w:pPr>
        <w:pStyle w:val="Textbody1"/>
        <w:spacing w:lineRule="auto" w:line="360"/>
        <w:jc w:val="left"/>
        <w:rPr>
          <w:rStyle w:val="Captiontitle"/>
        </w:rPr>
      </w:pPr>
      <w:r>
        <w:rPr/>
      </w:r>
    </w:p>
    <w:p>
      <w:pPr>
        <w:pStyle w:val="Textbody1"/>
        <w:spacing w:lineRule="auto" w:line="360"/>
        <w:jc w:val="left"/>
        <w:rPr/>
      </w:pPr>
      <w:r>
        <w:rPr>
          <w:rStyle w:val="Captiontitle"/>
        </w:rPr>
        <w:t>Figure S1</w:t>
      </w:r>
      <w:bookmarkStart w:id="88" w:name="Ref_x1-180017"/>
      <w:bookmarkEnd w:id="88"/>
      <w:r>
        <w:rPr>
          <w:rStyle w:val="Captiontitle"/>
        </w:rPr>
        <w:t xml:space="preserve">: </w:t>
      </w:r>
      <w:r>
        <w:rPr/>
        <w:t xml:space="preserve">Effects of predictors on relative likelihood of grey kangaroo occurrence. Grey kangaroo </w:t>
      </w:r>
      <w:r>
        <w:rPr>
          <w:rFonts w:eastAsia="DejaVu Sans" w:cs="DejaVu Sans"/>
          <w:color w:val="000000"/>
          <w:sz w:val="24"/>
          <w:szCs w:val="24"/>
          <w:lang w:val="en-US" w:eastAsia="en-US" w:bidi="en-US"/>
        </w:rPr>
        <w:t>occurrence</w:t>
      </w:r>
      <w:r>
        <w:rPr/>
        <w:t xml:space="preserve">  is expressed on the probability scale. Artificial Light (LIGHT) is a surrogate for urban development where higher positive values represent intensely urbanised and populated areas. Elevation (ELEV) is measured in metres above sea level. Precipitation of the driest month (PRECDM) is the mean amount of rainfall in the summer expressed in millimetres.</w:t>
      </w:r>
      <w:r>
        <w:br w:type="page"/>
      </w:r>
    </w:p>
    <w:p>
      <w:pPr>
        <w:pStyle w:val="Textbody1"/>
        <w:spacing w:lineRule="auto" w:line="36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525399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5759450" cy="5253990"/>
                    </a:xfrm>
                    <a:prstGeom prst="rect">
                      <a:avLst/>
                    </a:prstGeom>
                  </pic:spPr>
                </pic:pic>
              </a:graphicData>
            </a:graphic>
          </wp:anchor>
        </w:drawing>
      </w:r>
      <w:r>
        <w:rPr>
          <w:rStyle w:val="Captiontitle"/>
        </w:rPr>
        <w:t>F</w:t>
      </w:r>
      <w:r>
        <w:rPr>
          <w:rStyle w:val="Captiontitle"/>
        </w:rPr>
        <w:t>igure S2</w:t>
      </w:r>
      <w:bookmarkStart w:id="89" w:name="Ref_x1-180028"/>
      <w:bookmarkEnd w:id="89"/>
      <w:r>
        <w:rPr>
          <w:rStyle w:val="Captiontitle"/>
        </w:rPr>
        <w:t xml:space="preserve">: </w:t>
      </w:r>
      <w:r>
        <w:rPr/>
        <w:t>Predicted relative likelihood of grey kangaroo presence across Australia. Darker shades indicate higher relative probabilities of occurrence (mean: 0.023; range: 0.001-0.986). The dashed line represents the existing known range of grey kangaroos as reported by the International Union for the Conservation of Nature. Victoria is located in the south-east corner of the mainland.</w:t>
      </w:r>
      <w:r>
        <w:br w:type="page"/>
      </w:r>
    </w:p>
    <w:p>
      <w:pPr>
        <w:pStyle w:val="Textbody1"/>
        <w:spacing w:lineRule="auto" w:line="360"/>
        <w:jc w:val="left"/>
        <w:rPr/>
      </w:pPr>
      <w:r>
        <w:rPr/>
        <w:drawing>
          <wp:inline distT="0" distB="0" distL="0" distR="0">
            <wp:extent cx="1800225" cy="1800225"/>
            <wp:effectExtent l="0" t="0" r="0" b="0"/>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1800225" cy="1800225"/>
                    </a:xfrm>
                    <a:prstGeom prst="rect">
                      <a:avLst/>
                    </a:prstGeom>
                  </pic:spPr>
                </pic:pic>
              </a:graphicData>
            </a:graphic>
          </wp:inline>
        </w:drawing>
      </w:r>
      <w:r>
        <w:rPr/>
        <w:drawing>
          <wp:inline distT="0" distB="0" distL="0" distR="0">
            <wp:extent cx="1800225" cy="1800225"/>
            <wp:effectExtent l="0" t="0" r="0" b="0"/>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1800225" cy="1800225"/>
                    </a:xfrm>
                    <a:prstGeom prst="rect">
                      <a:avLst/>
                    </a:prstGeom>
                  </pic:spPr>
                </pic:pic>
              </a:graphicData>
            </a:graphic>
          </wp:inline>
        </w:drawing>
      </w:r>
      <w:r>
        <w:rPr/>
        <w:drawing>
          <wp:inline distT="0" distB="0" distL="0" distR="0">
            <wp:extent cx="1800225" cy="1800225"/>
            <wp:effectExtent l="0" t="0" r="0" b="0"/>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tretch>
                      <a:fillRect/>
                    </a:stretch>
                  </pic:blipFill>
                  <pic:spPr bwMode="auto">
                    <a:xfrm>
                      <a:off x="0" y="0"/>
                      <a:ext cx="1800225" cy="1800225"/>
                    </a:xfrm>
                    <a:prstGeom prst="rect">
                      <a:avLst/>
                    </a:prstGeom>
                  </pic:spPr>
                </pic:pic>
              </a:graphicData>
            </a:graphic>
          </wp:inline>
        </w:drawing>
      </w:r>
    </w:p>
    <w:p>
      <w:pPr>
        <w:pStyle w:val="Textbody1"/>
        <w:spacing w:lineRule="auto" w:line="360"/>
        <w:jc w:val="left"/>
        <w:rPr/>
      </w:pPr>
      <w:r>
        <w:rPr/>
        <w:drawing>
          <wp:inline distT="0" distB="0" distL="0" distR="0">
            <wp:extent cx="1800225" cy="1800225"/>
            <wp:effectExtent l="0" t="0" r="0" b="0"/>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7"/>
                    <a:stretch>
                      <a:fillRect/>
                    </a:stretch>
                  </pic:blipFill>
                  <pic:spPr bwMode="auto">
                    <a:xfrm>
                      <a:off x="0" y="0"/>
                      <a:ext cx="1800225" cy="1800225"/>
                    </a:xfrm>
                    <a:prstGeom prst="rect">
                      <a:avLst/>
                    </a:prstGeom>
                  </pic:spPr>
                </pic:pic>
              </a:graphicData>
            </a:graphic>
          </wp:inline>
        </w:drawing>
      </w:r>
      <w:r>
        <w:rPr/>
        <w:drawing>
          <wp:inline distT="0" distB="0" distL="0" distR="0">
            <wp:extent cx="1800225" cy="1800225"/>
            <wp:effectExtent l="0" t="0" r="0" b="0"/>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8"/>
                    <a:stretch>
                      <a:fillRect/>
                    </a:stretch>
                  </pic:blipFill>
                  <pic:spPr bwMode="auto">
                    <a:xfrm>
                      <a:off x="0" y="0"/>
                      <a:ext cx="1800225" cy="1800225"/>
                    </a:xfrm>
                    <a:prstGeom prst="rect">
                      <a:avLst/>
                    </a:prstGeom>
                  </pic:spPr>
                </pic:pic>
              </a:graphicData>
            </a:graphic>
          </wp:inline>
        </w:drawing>
      </w:r>
    </w:p>
    <w:p>
      <w:pPr>
        <w:pStyle w:val="Textbody1"/>
        <w:spacing w:lineRule="auto" w:line="360"/>
        <w:jc w:val="left"/>
        <w:rPr/>
      </w:pPr>
      <w:r>
        <w:rPr/>
        <w:drawing>
          <wp:inline distT="0" distB="0" distL="0" distR="0">
            <wp:extent cx="1800225" cy="1800225"/>
            <wp:effectExtent l="0" t="0" r="0" b="0"/>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1800225" cy="1800225"/>
                    </a:xfrm>
                    <a:prstGeom prst="rect">
                      <a:avLst/>
                    </a:prstGeom>
                  </pic:spPr>
                </pic:pic>
              </a:graphicData>
            </a:graphic>
          </wp:inline>
        </w:drawing>
      </w:r>
      <w:r>
        <w:rPr/>
        <w:drawing>
          <wp:inline distT="0" distB="0" distL="0" distR="0">
            <wp:extent cx="1800225" cy="1800225"/>
            <wp:effectExtent l="0" t="0" r="0" b="0"/>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0"/>
                    <a:stretch>
                      <a:fillRect/>
                    </a:stretch>
                  </pic:blipFill>
                  <pic:spPr bwMode="auto">
                    <a:xfrm>
                      <a:off x="0" y="0"/>
                      <a:ext cx="1800225" cy="1800225"/>
                    </a:xfrm>
                    <a:prstGeom prst="rect">
                      <a:avLst/>
                    </a:prstGeom>
                  </pic:spPr>
                </pic:pic>
              </a:graphicData>
            </a:graphic>
          </wp:inline>
        </w:drawing>
      </w:r>
    </w:p>
    <w:p>
      <w:pPr>
        <w:pStyle w:val="Textbody1"/>
        <w:spacing w:lineRule="auto" w:line="360"/>
        <w:jc w:val="left"/>
        <w:rPr>
          <w:rStyle w:val="Captiontitle"/>
        </w:rPr>
      </w:pPr>
      <w:r>
        <w:rPr/>
      </w:r>
    </w:p>
    <w:p>
      <w:pPr>
        <w:pStyle w:val="Textbody1"/>
        <w:spacing w:lineRule="auto" w:line="360"/>
        <w:jc w:val="left"/>
        <w:rPr/>
      </w:pPr>
      <w:r>
        <w:rPr>
          <w:rStyle w:val="Captiontitle"/>
        </w:rPr>
        <w:t xml:space="preserve">Figure S3: </w:t>
      </w:r>
      <w:r>
        <w:rPr/>
        <w:t>Effects of predictor variables on traffic volume and speed. AADT is the predicted mean average annual daily traffic in vehicles day</w:t>
      </w:r>
      <w:r>
        <w:rPr>
          <w:vertAlign w:val="superscript"/>
        </w:rPr>
        <w:t>-1</w:t>
      </w:r>
      <w:r>
        <w:rPr/>
        <w:t>. SPEED is the predicted traffic speed in km hour</w:t>
      </w:r>
      <w:r>
        <w:rPr>
          <w:vertAlign w:val="superscript"/>
        </w:rPr>
        <w:t>-1</w:t>
      </w:r>
      <w:r>
        <w:rPr/>
        <w:t>. POPDENS is population density per suburb in persons square km</w:t>
      </w:r>
      <w:r>
        <w:rPr>
          <w:vertAlign w:val="superscript"/>
        </w:rPr>
        <w:t>-1</w:t>
      </w:r>
      <w:r>
        <w:rPr/>
        <w:t>. RDDENS is road density per road segment in km squar</w:t>
      </w:r>
      <w:bookmarkStart w:id="90" w:name="__DdeLink__3133_1813874081"/>
      <w:bookmarkEnd w:id="90"/>
      <w:r>
        <w:rPr/>
        <w:t>e km</w:t>
      </w:r>
      <w:r>
        <w:rPr>
          <w:vertAlign w:val="superscript"/>
        </w:rPr>
        <w:t>-1</w:t>
      </w:r>
      <w:r>
        <w:rPr/>
        <w:t>. KMTODEV is road segment distance to urban land use in km. KMTOHWY is road segment distance to freeway/highway in km.  RDCLASS is designated road segment functional classification.</w:t>
      </w:r>
    </w:p>
    <w:p>
      <w:pPr>
        <w:sectPr>
          <w:type w:val="continuous"/>
          <w:pgSz w:w="11950" w:h="16901"/>
          <w:pgMar w:left="1440" w:right="1440" w:header="0" w:top="1134" w:footer="0" w:bottom="1134" w:gutter="0"/>
          <w:lnNumType w:countBy="1" w:restart="continuous" w:distance="283"/>
          <w:formProt w:val="false"/>
          <w:textDirection w:val="lrTb"/>
          <w:docGrid w:type="default" w:linePitch="240" w:charSpace="4294961151"/>
        </w:sectPr>
      </w:pPr>
    </w:p>
    <w:sectPr>
      <w:type w:val="continuous"/>
      <w:pgSz w:w="11950" w:h="16901"/>
      <w:pgMar w:left="1440" w:right="1440" w:header="0" w:top="1134" w:footer="0" w:bottom="1134" w:gutter="0"/>
      <w:lnNumType w:countBy="1" w:restart="continuous" w:distance="283"/>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monospace">
    <w:charset w:val="01"/>
    <w:family w:val="roman"/>
    <w:pitch w:val="variable"/>
  </w:font>
  <w:font w:name="Liberation Mono">
    <w:altName w:val="Courier New"/>
    <w:charset w:val="01"/>
    <w:family w:val="roman"/>
    <w:pitch w:val="variable"/>
  </w:font>
  <w:font w:name="Tahoma">
    <w:charset w:val="01"/>
    <w:family w:val="roman"/>
    <w:pitch w:val="variable"/>
  </w:font>
  <w:font w:name="Liberation Sans">
    <w:altName w:val="Arial"/>
    <w:charset w:val="01"/>
    <w:family w:val="roman"/>
    <w:pitch w:val="variable"/>
  </w:font>
  <w:font w:name="Ubuntu Mon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Cs w:val="24"/>
        <w:lang w:val="en-GB" w:eastAsia="en-US" w:bidi="en-US"/>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54618"/>
    <w:pPr>
      <w:widowControl w:val="false"/>
      <w:suppressAutoHyphens w:val="true"/>
      <w:overflowPunct w:val="false"/>
      <w:bidi w:val="0"/>
      <w:jc w:val="left"/>
    </w:pPr>
    <w:rPr>
      <w:rFonts w:ascii="Liberation Serif" w:hAnsi="Liberation Serif" w:eastAsia="DejaVu Sans" w:cs="DejaVu Sans"/>
      <w:color w:val="000000"/>
      <w:sz w:val="24"/>
      <w:szCs w:val="24"/>
      <w:lang w:val="en-US" w:eastAsia="en-US" w:bidi="en-US"/>
    </w:rPr>
  </w:style>
  <w:style w:type="paragraph" w:styleId="Heading1">
    <w:name w:val="Heading 1"/>
    <w:basedOn w:val="Heading"/>
    <w:qFormat/>
    <w:rsid w:val="00754618"/>
    <w:pPr>
      <w:outlineLvl w:val="0"/>
    </w:pPr>
    <w:rPr/>
  </w:style>
  <w:style w:type="paragraph" w:styleId="Heading2">
    <w:name w:val="Heading 2"/>
    <w:basedOn w:val="Heading"/>
    <w:qFormat/>
    <w:rsid w:val="00754618"/>
    <w:pPr>
      <w:outlineLvl w:val="1"/>
    </w:pPr>
    <w:rPr/>
  </w:style>
  <w:style w:type="paragraph" w:styleId="Heading3">
    <w:name w:val="Heading 3"/>
    <w:basedOn w:val="Heading"/>
    <w:qFormat/>
    <w:rsid w:val="00754618"/>
    <w:pPr>
      <w:outlineLvl w:val="2"/>
    </w:pPr>
    <w:rPr/>
  </w:style>
  <w:style w:type="character" w:styleId="DefaultParagraphFont" w:default="1">
    <w:name w:val="Default Paragraph Font"/>
    <w:uiPriority w:val="1"/>
    <w:semiHidden/>
    <w:unhideWhenUsed/>
    <w:qFormat/>
    <w:rPr/>
  </w:style>
  <w:style w:type="character" w:styleId="Referenceref" w:customStyle="1">
    <w:name w:val="reference-ref"/>
    <w:qFormat/>
    <w:rsid w:val="00754618"/>
    <w:rPr>
      <w:u w:val="thick" w:color="0000FF"/>
    </w:rPr>
  </w:style>
  <w:style w:type="character" w:styleId="Textsuperscript" w:customStyle="1">
    <w:name w:val="textsuperscript"/>
    <w:qFormat/>
    <w:rsid w:val="00754618"/>
    <w:rPr>
      <w:sz w:val="19"/>
    </w:rPr>
  </w:style>
  <w:style w:type="character" w:styleId="TEX" w:customStyle="1">
    <w:name w:val="TEX"/>
    <w:qFormat/>
    <w:rsid w:val="00754618"/>
    <w:rPr/>
  </w:style>
  <w:style w:type="character" w:styleId="LATEX" w:customStyle="1">
    <w:name w:val="LATEX"/>
    <w:qFormat/>
    <w:rsid w:val="00754618"/>
    <w:rPr>
      <w:sz w:val="17"/>
    </w:rPr>
  </w:style>
  <w:style w:type="character" w:styleId="Captiontitle" w:customStyle="1">
    <w:name w:val="caption-title"/>
    <w:qFormat/>
    <w:rsid w:val="00754618"/>
    <w:rPr>
      <w:b/>
      <w:i w:val="false"/>
    </w:rPr>
  </w:style>
  <w:style w:type="character" w:styleId="Smallcaps" w:customStyle="1">
    <w:name w:val="small-caps"/>
    <w:qFormat/>
    <w:rsid w:val="00754618"/>
    <w:rPr>
      <w:smallCaps/>
    </w:rPr>
  </w:style>
  <w:style w:type="character" w:styleId="Verb" w:customStyle="1">
    <w:name w:val="verb"/>
    <w:qFormat/>
    <w:rsid w:val="00754618"/>
    <w:rPr>
      <w:rFonts w:ascii="monospace" w:hAnsi="monospace"/>
    </w:rPr>
  </w:style>
  <w:style w:type="character" w:styleId="Obeylinesh" w:customStyle="1">
    <w:name w:val="obeylines-h"/>
    <w:qFormat/>
    <w:rsid w:val="00754618"/>
    <w:rPr/>
  </w:style>
  <w:style w:type="character" w:styleId="Obeylinesv" w:customStyle="1">
    <w:name w:val="obeylines-v"/>
    <w:qFormat/>
    <w:rsid w:val="00754618"/>
    <w:rPr/>
  </w:style>
  <w:style w:type="character" w:styleId="Emphasis">
    <w:name w:val="Emphasis"/>
    <w:qFormat/>
    <w:rsid w:val="00754618"/>
    <w:rPr>
      <w:i/>
      <w:iCs/>
    </w:rPr>
  </w:style>
  <w:style w:type="character" w:styleId="Textit" w:customStyle="1">
    <w:name w:val="textit"/>
    <w:qFormat/>
    <w:rsid w:val="00754618"/>
    <w:rPr>
      <w:i/>
    </w:rPr>
  </w:style>
  <w:style w:type="character" w:styleId="Textbf" w:customStyle="1">
    <w:name w:val="textbf"/>
    <w:qFormat/>
    <w:rsid w:val="00754618"/>
    <w:rPr>
      <w:b/>
      <w:i w:val="false"/>
    </w:rPr>
  </w:style>
  <w:style w:type="character" w:styleId="Textsc" w:customStyle="1">
    <w:name w:val="textsc"/>
    <w:qFormat/>
    <w:rsid w:val="00754618"/>
    <w:rPr>
      <w:b w:val="false"/>
      <w:i w:val="false"/>
      <w:smallCaps/>
      <w:position w:val="0"/>
      <w:sz w:val="24"/>
      <w:sz w:val="24"/>
      <w:vertAlign w:val="baseline"/>
    </w:rPr>
  </w:style>
  <w:style w:type="character" w:styleId="Texttt" w:customStyle="1">
    <w:name w:val="texttt"/>
    <w:qFormat/>
    <w:rsid w:val="00754618"/>
    <w:rPr/>
  </w:style>
  <w:style w:type="character" w:styleId="Textrm" w:customStyle="1">
    <w:name w:val="textrm"/>
    <w:qFormat/>
    <w:rsid w:val="00754618"/>
    <w:rPr>
      <w:b w:val="false"/>
      <w:bCs w:val="false"/>
    </w:rPr>
  </w:style>
  <w:style w:type="character" w:styleId="Textsf" w:customStyle="1">
    <w:name w:val="textsf"/>
    <w:qFormat/>
    <w:rsid w:val="00754618"/>
    <w:rPr>
      <w:b/>
      <w:i w:val="false"/>
    </w:rPr>
  </w:style>
  <w:style w:type="character" w:styleId="Textup" w:customStyle="1">
    <w:name w:val="textup"/>
    <w:qFormat/>
    <w:rsid w:val="00754618"/>
    <w:rPr>
      <w:b w:val="false"/>
      <w:bCs w:val="false"/>
    </w:rPr>
  </w:style>
  <w:style w:type="character" w:styleId="Overline" w:customStyle="1">
    <w:name w:val="overline"/>
    <w:qFormat/>
    <w:rsid w:val="00754618"/>
    <w:rPr/>
  </w:style>
  <w:style w:type="character" w:styleId="Underline" w:customStyle="1">
    <w:name w:val="underline"/>
    <w:qFormat/>
    <w:rsid w:val="00754618"/>
    <w:rPr>
      <w:u w:val="single"/>
    </w:rPr>
  </w:style>
  <w:style w:type="character" w:styleId="Paragraphh" w:customStyle="1">
    <w:name w:val="paragraph-h"/>
    <w:qFormat/>
    <w:rsid w:val="00754618"/>
    <w:rPr>
      <w:b/>
      <w:i w:val="false"/>
    </w:rPr>
  </w:style>
  <w:style w:type="character" w:styleId="Subparagraphh" w:customStyle="1">
    <w:name w:val="subparagraph-h"/>
    <w:qFormat/>
    <w:rsid w:val="00754618"/>
    <w:rPr>
      <w:b/>
      <w:i w:val="false"/>
    </w:rPr>
  </w:style>
  <w:style w:type="character" w:styleId="BulletSymbols" w:customStyle="1">
    <w:name w:val="Bullet-Symbols"/>
    <w:qFormat/>
    <w:rsid w:val="00754618"/>
    <w:rPr/>
  </w:style>
  <w:style w:type="character" w:styleId="NumberingSymbols" w:customStyle="1">
    <w:name w:val="Numbering-Symbols"/>
    <w:qFormat/>
    <w:rsid w:val="00754618"/>
    <w:rPr/>
  </w:style>
  <w:style w:type="character" w:styleId="SourceText" w:customStyle="1">
    <w:name w:val="Source-Text"/>
    <w:qFormat/>
    <w:rsid w:val="00754618"/>
    <w:rPr/>
  </w:style>
  <w:style w:type="character" w:styleId="LineNumbering" w:customStyle="1">
    <w:name w:val="Line Numbering"/>
    <w:rsid w:val="00754618"/>
    <w:rPr>
      <w:sz w:val="16"/>
    </w:rPr>
  </w:style>
  <w:style w:type="character" w:styleId="ListLabel1" w:customStyle="1">
    <w:name w:val="ListLabel 1"/>
    <w:qFormat/>
    <w:rsid w:val="00754618"/>
    <w:rPr>
      <w:rFonts w:cs="Symbol"/>
    </w:rPr>
  </w:style>
  <w:style w:type="character" w:styleId="ListLabel2" w:customStyle="1">
    <w:name w:val="ListLabel 2"/>
    <w:qFormat/>
    <w:rsid w:val="00754618"/>
    <w:rPr>
      <w:rFonts w:cs="OpenSymbol"/>
    </w:rPr>
  </w:style>
  <w:style w:type="character" w:styleId="SourceText1" w:customStyle="1">
    <w:name w:val="Source Text"/>
    <w:qFormat/>
    <w:rsid w:val="00754618"/>
    <w:rPr>
      <w:rFonts w:ascii="Liberation Mono" w:hAnsi="Liberation Mono" w:eastAsia="Liberation Mono" w:cs="Liberation Mono"/>
    </w:rPr>
  </w:style>
  <w:style w:type="character" w:styleId="CommentTextChar" w:customStyle="1">
    <w:name w:val="Comment Text Char"/>
    <w:basedOn w:val="DefaultParagraphFont"/>
    <w:link w:val="CommentText"/>
    <w:uiPriority w:val="99"/>
    <w:semiHidden/>
    <w:qFormat/>
    <w:rsid w:val="00754618"/>
    <w:rPr>
      <w:szCs w:val="20"/>
      <w:lang w:val="en-US"/>
    </w:rPr>
  </w:style>
  <w:style w:type="character" w:styleId="Annotationreference">
    <w:name w:val="annotation reference"/>
    <w:basedOn w:val="DefaultParagraphFont"/>
    <w:uiPriority w:val="99"/>
    <w:semiHidden/>
    <w:unhideWhenUsed/>
    <w:qFormat/>
    <w:rsid w:val="00754618"/>
    <w:rPr>
      <w:sz w:val="16"/>
      <w:szCs w:val="16"/>
    </w:rPr>
  </w:style>
  <w:style w:type="character" w:styleId="BalloonTextChar" w:customStyle="1">
    <w:name w:val="Balloon Text Char"/>
    <w:basedOn w:val="DefaultParagraphFont"/>
    <w:link w:val="BalloonText"/>
    <w:uiPriority w:val="99"/>
    <w:semiHidden/>
    <w:qFormat/>
    <w:rsid w:val="007e7993"/>
    <w:rPr>
      <w:rFonts w:ascii="Tahoma" w:hAnsi="Tahoma" w:cs="Tahoma"/>
      <w:sz w:val="16"/>
      <w:szCs w:val="16"/>
      <w:lang w:val="en-US"/>
    </w:rPr>
  </w:style>
  <w:style w:type="character" w:styleId="Linenumber">
    <w:name w:val="line number"/>
    <w:basedOn w:val="DefaultParagraphFont"/>
    <w:uiPriority w:val="99"/>
    <w:semiHidden/>
    <w:unhideWhenUsed/>
    <w:qFormat/>
    <w:rsid w:val="007e7993"/>
    <w:rPr/>
  </w:style>
  <w:style w:type="character" w:styleId="CommentSubjectChar" w:customStyle="1">
    <w:name w:val="Comment Subject Char"/>
    <w:basedOn w:val="CommentTextChar"/>
    <w:link w:val="CommentSubject"/>
    <w:uiPriority w:val="99"/>
    <w:semiHidden/>
    <w:qFormat/>
    <w:rsid w:val="007e7993"/>
    <w:rPr>
      <w:b/>
      <w:bCs/>
      <w:szCs w:val="20"/>
      <w:lang w:val="en-US"/>
    </w:rPr>
  </w:style>
  <w:style w:type="character" w:styleId="InternetLink">
    <w:name w:val="Internet Link"/>
    <w:rPr>
      <w:color w:val="000080"/>
      <w:u w:val="single"/>
      <w:lang w:val="zxx" w:eastAsia="zxx" w:bidi="zxx"/>
    </w:rPr>
  </w:style>
  <w:style w:type="paragraph" w:styleId="Heading" w:customStyle="1">
    <w:name w:val="Heading"/>
    <w:basedOn w:val="Normal"/>
    <w:next w:val="TextBody"/>
    <w:qFormat/>
    <w:rsid w:val="00754618"/>
    <w:pPr>
      <w:keepNext/>
      <w:spacing w:before="240" w:after="120"/>
    </w:pPr>
    <w:rPr>
      <w:rFonts w:ascii="Liberation Sans" w:hAnsi="Liberation Sans"/>
      <w:sz w:val="28"/>
      <w:szCs w:val="28"/>
    </w:rPr>
  </w:style>
  <w:style w:type="paragraph" w:styleId="TextBody">
    <w:name w:val="Body Text"/>
    <w:basedOn w:val="Normal"/>
    <w:rsid w:val="00754618"/>
    <w:pPr>
      <w:spacing w:lineRule="auto" w:line="288" w:before="0" w:after="140"/>
    </w:pPr>
    <w:rPr/>
  </w:style>
  <w:style w:type="paragraph" w:styleId="List">
    <w:name w:val="List"/>
    <w:basedOn w:val="TextBody"/>
    <w:rsid w:val="00754618"/>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754618"/>
    <w:pPr>
      <w:suppressLineNumbers/>
    </w:pPr>
    <w:rPr>
      <w:rFonts w:cs="FreeSans"/>
    </w:rPr>
  </w:style>
  <w:style w:type="paragraph" w:styleId="Caption1">
    <w:name w:val="caption"/>
    <w:basedOn w:val="Normal"/>
    <w:qFormat/>
    <w:rsid w:val="00754618"/>
    <w:pPr>
      <w:suppressLineNumbers/>
      <w:spacing w:before="120" w:after="120"/>
    </w:pPr>
    <w:rPr>
      <w:rFonts w:cs="FreeSans"/>
      <w:i/>
      <w:iCs/>
    </w:rPr>
  </w:style>
  <w:style w:type="paragraph" w:styleId="Bigskip" w:customStyle="1">
    <w:name w:val="bigskip"/>
    <w:qFormat/>
    <w:rsid w:val="00754618"/>
    <w:pPr>
      <w:widowControl w:val="false"/>
      <w:suppressAutoHyphens w:val="true"/>
      <w:overflowPunct w:val="false"/>
      <w:bidi w:val="0"/>
      <w:spacing w:before="113" w:after="0"/>
      <w:jc w:val="left"/>
    </w:pPr>
    <w:rPr>
      <w:rFonts w:ascii="Liberation Serif" w:hAnsi="Liberation Serif" w:eastAsia="DejaVu Sans" w:cs="DejaVu Sans"/>
      <w:color w:val="000000"/>
      <w:sz w:val="24"/>
      <w:szCs w:val="24"/>
      <w:lang w:val="en-US" w:eastAsia="en-US" w:bidi="en-US"/>
    </w:rPr>
  </w:style>
  <w:style w:type="paragraph" w:styleId="Clearpage" w:customStyle="1">
    <w:name w:val="clearpage"/>
    <w:qFormat/>
    <w:rsid w:val="00754618"/>
    <w:pPr>
      <w:pageBreakBefore/>
      <w:widowControl w:val="false"/>
      <w:suppressAutoHyphens w:val="true"/>
      <w:overflowPunct w:val="false"/>
      <w:bidi w:val="0"/>
      <w:jc w:val="left"/>
    </w:pPr>
    <w:rPr>
      <w:rFonts w:ascii="Liberation Serif" w:hAnsi="Liberation Serif" w:eastAsia="DejaVu Sans" w:cs="DejaVu Sans"/>
      <w:color w:val="000000"/>
      <w:sz w:val="24"/>
      <w:szCs w:val="24"/>
      <w:lang w:val="en-US" w:eastAsia="en-US" w:bidi="en-US"/>
    </w:rPr>
  </w:style>
  <w:style w:type="paragraph" w:styleId="Hlinephr" w:customStyle="1">
    <w:name w:val="hline-p-hr"/>
    <w:qFormat/>
    <w:rsid w:val="00754618"/>
    <w:pPr>
      <w:widowControl w:val="false"/>
      <w:pBdr>
        <w:bottom w:val="single" w:sz="2" w:space="0" w:color="000001"/>
      </w:pBdr>
      <w:suppressAutoHyphens w:val="true"/>
      <w:overflowPunct w:val="false"/>
      <w:bidi w:val="0"/>
      <w:spacing w:lineRule="exact" w:line="6"/>
      <w:jc w:val="left"/>
    </w:pPr>
    <w:rPr>
      <w:rFonts w:ascii="Liberation Serif" w:hAnsi="Liberation Serif" w:eastAsia="DejaVu Sans" w:cs="DejaVu Sans"/>
      <w:color w:val="000000"/>
      <w:sz w:val="24"/>
      <w:szCs w:val="24"/>
      <w:lang w:val="en-US" w:eastAsia="en-US" w:bidi="en-US"/>
    </w:rPr>
  </w:style>
  <w:style w:type="paragraph" w:styleId="Clinephr" w:customStyle="1">
    <w:name w:val="cline-p-hr"/>
    <w:qFormat/>
    <w:rsid w:val="00754618"/>
    <w:pPr>
      <w:widowControl w:val="false"/>
      <w:pBdr>
        <w:bottom w:val="single" w:sz="2" w:space="0" w:color="000001"/>
      </w:pBdr>
      <w:suppressAutoHyphens w:val="true"/>
      <w:overflowPunct w:val="false"/>
      <w:bidi w:val="0"/>
      <w:spacing w:lineRule="exact" w:line="6"/>
      <w:jc w:val="left"/>
    </w:pPr>
    <w:rPr>
      <w:rFonts w:ascii="Liberation Serif" w:hAnsi="Liberation Serif" w:eastAsia="DejaVu Sans" w:cs="DejaVu Sans"/>
      <w:color w:val="000000"/>
      <w:sz w:val="24"/>
      <w:szCs w:val="24"/>
      <w:lang w:val="en-US" w:eastAsia="en-US" w:bidi="en-US"/>
    </w:rPr>
  </w:style>
  <w:style w:type="paragraph" w:styleId="Clinep" w:customStyle="1">
    <w:name w:val="cline-p"/>
    <w:qFormat/>
    <w:rsid w:val="00754618"/>
    <w:pPr>
      <w:widowControl w:val="false"/>
      <w:suppressAutoHyphens w:val="true"/>
      <w:overflowPunct w:val="false"/>
      <w:bidi w:val="0"/>
      <w:spacing w:lineRule="exact" w:line="1"/>
      <w:jc w:val="left"/>
    </w:pPr>
    <w:rPr>
      <w:rFonts w:ascii="Liberation Serif" w:hAnsi="Liberation Serif" w:eastAsia="DejaVu Sans" w:cs="DejaVu Sans"/>
      <w:color w:val="000000"/>
      <w:sz w:val="24"/>
      <w:szCs w:val="24"/>
      <w:lang w:val="en-US" w:eastAsia="en-US" w:bidi="en-US"/>
    </w:rPr>
  </w:style>
  <w:style w:type="paragraph" w:styleId="Newpage" w:customStyle="1">
    <w:name w:val="newpage"/>
    <w:qFormat/>
    <w:rsid w:val="00754618"/>
    <w:pPr>
      <w:widowControl w:val="false"/>
      <w:suppressAutoHyphens w:val="true"/>
      <w:overflowPunct w:val="false"/>
      <w:bidi w:val="0"/>
      <w:jc w:val="left"/>
    </w:pPr>
    <w:rPr>
      <w:rFonts w:ascii="Liberation Serif" w:hAnsi="Liberation Serif" w:eastAsia="DejaVu Sans" w:cs="DejaVu Sans"/>
      <w:color w:val="000000"/>
      <w:sz w:val="24"/>
      <w:szCs w:val="24"/>
      <w:lang w:val="en-US" w:eastAsia="en-US" w:bidi="en-US"/>
    </w:rPr>
  </w:style>
  <w:style w:type="paragraph" w:styleId="Equp" w:customStyle="1">
    <w:name w:val="equ-p"/>
    <w:basedOn w:val="Normal"/>
    <w:qFormat/>
    <w:rsid w:val="00754618"/>
    <w:pPr>
      <w:jc w:val="center"/>
    </w:pPr>
    <w:rPr/>
  </w:style>
  <w:style w:type="paragraph" w:styleId="Equnump" w:customStyle="1">
    <w:name w:val="equ-num-p"/>
    <w:basedOn w:val="Normal"/>
    <w:qFormat/>
    <w:rsid w:val="00754618"/>
    <w:pPr>
      <w:jc w:val="right"/>
    </w:pPr>
    <w:rPr/>
  </w:style>
  <w:style w:type="paragraph" w:styleId="Sty11L" w:customStyle="1">
    <w:name w:val="sty-11L"/>
    <w:basedOn w:val="Normal"/>
    <w:qFormat/>
    <w:rsid w:val="00754618"/>
    <w:pPr/>
    <w:rPr>
      <w:sz w:val="20"/>
    </w:rPr>
  </w:style>
  <w:style w:type="paragraph" w:styleId="Firstlineindent" w:customStyle="1">
    <w:name w:val="First-line-indent"/>
    <w:qFormat/>
    <w:rsid w:val="00754618"/>
    <w:pPr>
      <w:widowControl w:val="false"/>
      <w:suppressAutoHyphens w:val="true"/>
      <w:overflowPunct w:val="false"/>
      <w:bidi w:val="0"/>
      <w:ind w:firstLine="283"/>
      <w:jc w:val="left"/>
    </w:pPr>
    <w:rPr>
      <w:rFonts w:ascii="Liberation Serif" w:hAnsi="Liberation Serif" w:eastAsia="DejaVu Sans" w:cs="DejaVu Sans"/>
      <w:color w:val="000000"/>
      <w:sz w:val="24"/>
      <w:szCs w:val="24"/>
      <w:lang w:val="en-US" w:eastAsia="en-US" w:bidi="en-US"/>
    </w:rPr>
  </w:style>
  <w:style w:type="paragraph" w:styleId="Firstlineindentrtl" w:customStyle="1">
    <w:name w:val="First-line-indent-rtl"/>
    <w:qFormat/>
    <w:rsid w:val="00754618"/>
    <w:pPr>
      <w:widowControl w:val="false"/>
      <w:suppressAutoHyphens w:val="true"/>
      <w:overflowPunct w:val="false"/>
      <w:bidi w:val="1"/>
      <w:ind w:firstLine="283"/>
      <w:jc w:val="left"/>
    </w:pPr>
    <w:rPr>
      <w:rFonts w:ascii="Liberation Serif" w:hAnsi="Liberation Serif" w:eastAsia="DejaVu Sans" w:cs="DejaVu Sans"/>
      <w:color w:val="000000"/>
      <w:sz w:val="24"/>
      <w:szCs w:val="24"/>
      <w:lang w:val="en-US" w:eastAsia="en-US" w:bidi="en-US"/>
    </w:rPr>
  </w:style>
  <w:style w:type="paragraph" w:styleId="Textbody1" w:customStyle="1">
    <w:name w:val="Text-body"/>
    <w:basedOn w:val="Normal"/>
    <w:qFormat/>
    <w:rsid w:val="00754618"/>
    <w:pPr>
      <w:spacing w:lineRule="auto" w:line="288"/>
      <w:jc w:val="both"/>
    </w:pPr>
    <w:rPr/>
  </w:style>
  <w:style w:type="paragraph" w:styleId="LikeTextbody" w:customStyle="1">
    <w:name w:val="Like-Text-body"/>
    <w:basedOn w:val="Normal"/>
    <w:qFormat/>
    <w:rsid w:val="00754618"/>
    <w:pPr>
      <w:spacing w:lineRule="auto" w:line="288"/>
      <w:jc w:val="both"/>
    </w:pPr>
    <w:rPr/>
  </w:style>
  <w:style w:type="paragraph" w:styleId="Textbodyrtl" w:customStyle="1">
    <w:name w:val="Text-body-rtl"/>
    <w:basedOn w:val="Normal"/>
    <w:qFormat/>
    <w:rsid w:val="00754618"/>
    <w:pPr>
      <w:bidi w:val="1"/>
      <w:spacing w:lineRule="auto" w:line="288"/>
      <w:jc w:val="left"/>
    </w:pPr>
    <w:rPr/>
  </w:style>
  <w:style w:type="paragraph" w:styleId="LikeTextbodyrtl" w:customStyle="1">
    <w:name w:val="Like-Text-body-rtl"/>
    <w:basedOn w:val="Normal"/>
    <w:qFormat/>
    <w:rsid w:val="00754618"/>
    <w:pPr>
      <w:bidi w:val="1"/>
      <w:spacing w:lineRule="auto" w:line="288"/>
      <w:jc w:val="left"/>
    </w:pPr>
    <w:rPr/>
  </w:style>
  <w:style w:type="paragraph" w:styleId="Pnopar" w:customStyle="1">
    <w:name w:val="p-nopar"/>
    <w:basedOn w:val="Textbody1"/>
    <w:qFormat/>
    <w:rsid w:val="00754618"/>
    <w:pPr>
      <w:spacing w:before="170" w:after="170"/>
    </w:pPr>
    <w:rPr/>
  </w:style>
  <w:style w:type="paragraph" w:styleId="Pnoparrtl" w:customStyle="1">
    <w:name w:val="p-nopar-rtl"/>
    <w:basedOn w:val="Textbody1"/>
    <w:qFormat/>
    <w:rsid w:val="00754618"/>
    <w:pPr>
      <w:bidi w:val="1"/>
      <w:spacing w:before="170" w:after="170"/>
      <w:jc w:val="left"/>
    </w:pPr>
    <w:rPr/>
  </w:style>
  <w:style w:type="paragraph" w:styleId="Displaymath" w:customStyle="1">
    <w:name w:val="display-math"/>
    <w:basedOn w:val="Textbody1"/>
    <w:qFormat/>
    <w:rsid w:val="00754618"/>
    <w:pPr>
      <w:jc w:val="center"/>
    </w:pPr>
    <w:rPr/>
  </w:style>
  <w:style w:type="paragraph" w:styleId="Insideitemize" w:customStyle="1">
    <w:name w:val="Inside-itemize"/>
    <w:basedOn w:val="Normal"/>
    <w:qFormat/>
    <w:rsid w:val="00754618"/>
    <w:pPr>
      <w:spacing w:before="0" w:after="216"/>
    </w:pPr>
    <w:rPr/>
  </w:style>
  <w:style w:type="paragraph" w:styleId="Insideenumerate" w:customStyle="1">
    <w:name w:val="Inside-enumerate"/>
    <w:basedOn w:val="Textbody1"/>
    <w:qFormat/>
    <w:rsid w:val="00754618"/>
    <w:pPr>
      <w:spacing w:before="0" w:after="216"/>
    </w:pPr>
    <w:rPr/>
  </w:style>
  <w:style w:type="paragraph" w:styleId="Insideenumeratertl" w:customStyle="1">
    <w:name w:val="Inside-enumerate-rtl"/>
    <w:qFormat/>
    <w:rsid w:val="00754618"/>
    <w:pPr>
      <w:widowControl w:val="false"/>
      <w:suppressAutoHyphens w:val="true"/>
      <w:overflowPunct w:val="false"/>
      <w:bidi w:val="1"/>
      <w:jc w:val="left"/>
    </w:pPr>
    <w:rPr>
      <w:rFonts w:ascii="Liberation Serif" w:hAnsi="Liberation Serif" w:eastAsia="DejaVu Sans" w:cs="DejaVu Sans"/>
      <w:color w:val="000000"/>
      <w:sz w:val="24"/>
      <w:szCs w:val="24"/>
      <w:lang w:val="en-US" w:eastAsia="en-US" w:bidi="en-US"/>
    </w:rPr>
  </w:style>
  <w:style w:type="paragraph" w:styleId="Dd" w:customStyle="1">
    <w:name w:val="dd"/>
    <w:basedOn w:val="Normal"/>
    <w:qFormat/>
    <w:rsid w:val="00754618"/>
    <w:pPr>
      <w:spacing w:before="0" w:after="113"/>
      <w:ind w:left="504" w:hanging="0"/>
    </w:pPr>
    <w:rPr/>
  </w:style>
  <w:style w:type="paragraph" w:styleId="Dt" w:customStyle="1">
    <w:name w:val="dt"/>
    <w:qFormat/>
    <w:rsid w:val="00754618"/>
    <w:pPr>
      <w:widowControl w:val="false"/>
      <w:suppressAutoHyphens w:val="true"/>
      <w:overflowPunct w:val="false"/>
      <w:bidi w:val="0"/>
      <w:ind w:left="144" w:hanging="0"/>
      <w:jc w:val="left"/>
    </w:pPr>
    <w:rPr>
      <w:rFonts w:ascii="Liberation Serif" w:hAnsi="Liberation Serif" w:eastAsia="DejaVu Sans" w:cs="DejaVu Sans"/>
      <w:b/>
      <w:color w:val="000000"/>
      <w:sz w:val="24"/>
      <w:szCs w:val="24"/>
      <w:lang w:val="en-US" w:eastAsia="en-US" w:bidi="en-US"/>
    </w:rPr>
  </w:style>
  <w:style w:type="paragraph" w:styleId="Printshorthandsdd" w:customStyle="1">
    <w:name w:val="printshorthands-dd"/>
    <w:basedOn w:val="Normal"/>
    <w:qFormat/>
    <w:rsid w:val="00754618"/>
    <w:pPr>
      <w:spacing w:before="0" w:after="113"/>
      <w:ind w:left="504" w:hanging="0"/>
    </w:pPr>
    <w:rPr/>
  </w:style>
  <w:style w:type="paragraph" w:styleId="Printshorthandsdt" w:customStyle="1">
    <w:name w:val="printshorthands-dt"/>
    <w:qFormat/>
    <w:rsid w:val="00754618"/>
    <w:pPr>
      <w:widowControl w:val="false"/>
      <w:suppressAutoHyphens w:val="true"/>
      <w:overflowPunct w:val="false"/>
      <w:bidi w:val="0"/>
      <w:ind w:left="144" w:hanging="0"/>
      <w:jc w:val="left"/>
    </w:pPr>
    <w:rPr>
      <w:rFonts w:ascii="Liberation Serif" w:hAnsi="Liberation Serif" w:eastAsia="DejaVu Sans" w:cs="DejaVu Sans"/>
      <w:color w:val="000000"/>
      <w:sz w:val="24"/>
      <w:szCs w:val="24"/>
      <w:lang w:val="en-US" w:eastAsia="en-US" w:bidi="en-US"/>
    </w:rPr>
  </w:style>
  <w:style w:type="paragraph" w:styleId="Printthebibliographydd" w:customStyle="1">
    <w:name w:val="printthebibliography-dd"/>
    <w:basedOn w:val="Normal"/>
    <w:qFormat/>
    <w:rsid w:val="00754618"/>
    <w:pPr>
      <w:spacing w:before="0" w:after="113"/>
      <w:ind w:left="504" w:hanging="504"/>
    </w:pPr>
    <w:rPr/>
  </w:style>
  <w:style w:type="paragraph" w:styleId="Printthebibliographydt" w:customStyle="1">
    <w:name w:val="printthebibliography-dt"/>
    <w:qFormat/>
    <w:rsid w:val="00754618"/>
    <w:pPr>
      <w:widowControl w:val="false"/>
      <w:suppressAutoHyphens w:val="true"/>
      <w:overflowPunct w:val="false"/>
      <w:bidi w:val="0"/>
      <w:jc w:val="left"/>
    </w:pPr>
    <w:rPr>
      <w:rFonts w:ascii="Liberation Serif" w:hAnsi="Liberation Serif" w:eastAsia="DejaVu Sans" w:cs="DejaVu Sans"/>
      <w:color w:val="000000"/>
      <w:sz w:val="24"/>
      <w:szCs w:val="24"/>
      <w:lang w:val="en-US" w:eastAsia="en-US" w:bidi="en-US"/>
    </w:rPr>
  </w:style>
  <w:style w:type="paragraph" w:styleId="Quote1" w:customStyle="1">
    <w:name w:val="Quote1"/>
    <w:basedOn w:val="Textbody1"/>
    <w:qFormat/>
    <w:rsid w:val="00754618"/>
    <w:pPr>
      <w:spacing w:before="113" w:after="113"/>
      <w:ind w:left="567" w:right="567" w:hanging="0"/>
    </w:pPr>
    <w:rPr/>
  </w:style>
  <w:style w:type="paragraph" w:styleId="Quotetrl" w:customStyle="1">
    <w:name w:val="quote-trl"/>
    <w:qFormat/>
    <w:rsid w:val="00754618"/>
    <w:pPr>
      <w:widowControl w:val="false"/>
      <w:suppressAutoHyphens w:val="true"/>
      <w:overflowPunct w:val="false"/>
      <w:bidi w:val="1"/>
      <w:spacing w:before="113" w:after="113"/>
      <w:ind w:left="567" w:right="567" w:hanging="0"/>
      <w:jc w:val="left"/>
    </w:pPr>
    <w:rPr>
      <w:rFonts w:ascii="Liberation Serif" w:hAnsi="Liberation Serif" w:eastAsia="DejaVu Sans" w:cs="DejaVu Sans"/>
      <w:color w:val="000000"/>
      <w:sz w:val="24"/>
      <w:szCs w:val="24"/>
      <w:lang w:val="en-US" w:eastAsia="en-US" w:bidi="en-US"/>
    </w:rPr>
  </w:style>
  <w:style w:type="paragraph" w:styleId="Beginenvp" w:customStyle="1">
    <w:name w:val="begin-env-p"/>
    <w:qFormat/>
    <w:rsid w:val="00754618"/>
    <w:pPr>
      <w:widowControl w:val="false"/>
      <w:suppressAutoHyphens w:val="true"/>
      <w:overflowPunct w:val="false"/>
      <w:bidi w:val="0"/>
      <w:spacing w:lineRule="exact" w:line="6" w:before="113" w:after="0"/>
      <w:jc w:val="left"/>
    </w:pPr>
    <w:rPr>
      <w:rFonts w:ascii="Liberation Serif" w:hAnsi="Liberation Serif" w:eastAsia="DejaVu Sans" w:cs="DejaVu Sans"/>
      <w:color w:val="000000"/>
      <w:sz w:val="24"/>
      <w:szCs w:val="24"/>
      <w:lang w:val="en-US" w:eastAsia="en-US" w:bidi="en-US"/>
    </w:rPr>
  </w:style>
  <w:style w:type="paragraph" w:styleId="Endenvp" w:customStyle="1">
    <w:name w:val="end-env-p"/>
    <w:qFormat/>
    <w:rsid w:val="00754618"/>
    <w:pPr>
      <w:widowControl w:val="false"/>
      <w:suppressAutoHyphens w:val="true"/>
      <w:overflowPunct w:val="false"/>
      <w:bidi w:val="0"/>
      <w:spacing w:lineRule="exact" w:line="6" w:before="0" w:after="113"/>
      <w:jc w:val="left"/>
    </w:pPr>
    <w:rPr>
      <w:rFonts w:ascii="Liberation Serif" w:hAnsi="Liberation Serif" w:eastAsia="DejaVu Sans" w:cs="DejaVu Sans"/>
      <w:color w:val="000000"/>
      <w:sz w:val="24"/>
      <w:szCs w:val="24"/>
      <w:lang w:val="en-US" w:eastAsia="en-US" w:bidi="en-US"/>
    </w:rPr>
  </w:style>
  <w:style w:type="paragraph" w:styleId="ContentsHeading" w:customStyle="1">
    <w:name w:val="Contents-Heading"/>
    <w:basedOn w:val="Heading"/>
    <w:qFormat/>
    <w:rsid w:val="00754618"/>
    <w:pPr>
      <w:suppressLineNumbers/>
      <w:spacing w:before="283" w:after="113"/>
    </w:pPr>
    <w:rPr/>
  </w:style>
  <w:style w:type="paragraph" w:styleId="IndexHeading" w:customStyle="1">
    <w:name w:val="Index-Heading"/>
    <w:basedOn w:val="Heading"/>
    <w:qFormat/>
    <w:rsid w:val="00754618"/>
    <w:pPr>
      <w:suppressLineNumbers/>
    </w:pPr>
    <w:rPr/>
  </w:style>
  <w:style w:type="paragraph" w:styleId="Verse" w:customStyle="1">
    <w:name w:val="verse"/>
    <w:basedOn w:val="Textbody1"/>
    <w:qFormat/>
    <w:rsid w:val="00754618"/>
    <w:pPr>
      <w:spacing w:before="113" w:after="113"/>
      <w:ind w:left="850" w:right="567" w:hanging="283"/>
    </w:pPr>
    <w:rPr/>
  </w:style>
  <w:style w:type="paragraph" w:styleId="Algorithmicdd" w:customStyle="1">
    <w:name w:val="algorithmic-dd"/>
    <w:basedOn w:val="Normal"/>
    <w:qFormat/>
    <w:rsid w:val="00754618"/>
    <w:pPr>
      <w:spacing w:before="0" w:after="113"/>
      <w:ind w:left="504" w:hanging="0"/>
    </w:pPr>
    <w:rPr/>
  </w:style>
  <w:style w:type="paragraph" w:styleId="Algorithmicdt" w:customStyle="1">
    <w:name w:val="algorithmic-dt"/>
    <w:qFormat/>
    <w:rsid w:val="00754618"/>
    <w:pPr>
      <w:widowControl w:val="false"/>
      <w:suppressAutoHyphens w:val="true"/>
      <w:overflowPunct w:val="false"/>
      <w:bidi w:val="0"/>
      <w:ind w:left="144" w:hanging="0"/>
      <w:jc w:val="left"/>
    </w:pPr>
    <w:rPr>
      <w:rFonts w:ascii="Liberation Serif" w:hAnsi="Liberation Serif" w:eastAsia="DejaVu Sans" w:cs="DejaVu Sans"/>
      <w:color w:val="000000"/>
      <w:sz w:val="24"/>
      <w:szCs w:val="24"/>
      <w:lang w:val="en-US" w:eastAsia="en-US" w:bidi="en-US"/>
    </w:rPr>
  </w:style>
  <w:style w:type="paragraph" w:styleId="PreformattedText" w:customStyle="1">
    <w:name w:val="Preformatted-Text"/>
    <w:basedOn w:val="Normal"/>
    <w:qFormat/>
    <w:rsid w:val="00754618"/>
    <w:pPr>
      <w:spacing w:before="113" w:after="113"/>
    </w:pPr>
    <w:rPr>
      <w:rFonts w:ascii="monospace" w:hAnsi="monospace"/>
    </w:rPr>
  </w:style>
  <w:style w:type="paragraph" w:styleId="PreformattedTextrtl" w:customStyle="1">
    <w:name w:val="Preformatted-Text-rtl"/>
    <w:basedOn w:val="Normal"/>
    <w:qFormat/>
    <w:rsid w:val="00754618"/>
    <w:pPr>
      <w:bidi w:val="1"/>
      <w:spacing w:before="113" w:after="113"/>
      <w:jc w:val="left"/>
    </w:pPr>
    <w:rPr>
      <w:rFonts w:ascii="monospace" w:hAnsi="monospace"/>
    </w:rPr>
  </w:style>
  <w:style w:type="paragraph" w:styleId="Footnotetext">
    <w:name w:val="footnote text"/>
    <w:basedOn w:val="Normal"/>
    <w:qFormat/>
    <w:rsid w:val="00754618"/>
    <w:pPr>
      <w:ind w:left="288" w:hanging="288"/>
    </w:pPr>
    <w:rPr/>
  </w:style>
  <w:style w:type="paragraph" w:styleId="Title">
    <w:name w:val="Title"/>
    <w:basedOn w:val="Heading"/>
    <w:qFormat/>
    <w:rsid w:val="00754618"/>
    <w:pPr>
      <w:spacing w:before="238" w:after="289"/>
      <w:jc w:val="center"/>
    </w:pPr>
    <w:rPr/>
  </w:style>
  <w:style w:type="paragraph" w:styleId="Titlertl" w:customStyle="1">
    <w:name w:val="Title-rtl"/>
    <w:qFormat/>
    <w:rsid w:val="00754618"/>
    <w:pPr>
      <w:widowControl w:val="false"/>
      <w:suppressAutoHyphens w:val="true"/>
      <w:overflowPunct w:val="false"/>
      <w:bidi w:val="1"/>
      <w:spacing w:before="238" w:after="289"/>
      <w:jc w:val="center"/>
    </w:pPr>
    <w:rPr>
      <w:rFonts w:ascii="Liberation Serif" w:hAnsi="Liberation Serif" w:eastAsia="DejaVu Sans" w:cs="DejaVu Sans"/>
      <w:color w:val="000000"/>
      <w:sz w:val="24"/>
      <w:szCs w:val="24"/>
      <w:lang w:val="en-US" w:eastAsia="en-US" w:bidi="en-US"/>
    </w:rPr>
  </w:style>
  <w:style w:type="paragraph" w:styleId="Author" w:customStyle="1">
    <w:name w:val="author"/>
    <w:basedOn w:val="Textbody1"/>
    <w:qFormat/>
    <w:rsid w:val="00754618"/>
    <w:pPr>
      <w:spacing w:before="0" w:after="113"/>
      <w:jc w:val="center"/>
    </w:pPr>
    <w:rPr/>
  </w:style>
  <w:style w:type="paragraph" w:styleId="Authorrtl" w:customStyle="1">
    <w:name w:val="author-rtl"/>
    <w:basedOn w:val="Textbodyrtl"/>
    <w:qFormat/>
    <w:rsid w:val="00754618"/>
    <w:pPr>
      <w:spacing w:before="0" w:after="113"/>
      <w:jc w:val="center"/>
    </w:pPr>
    <w:rPr/>
  </w:style>
  <w:style w:type="paragraph" w:styleId="Date1" w:customStyle="1">
    <w:name w:val="Date1"/>
    <w:basedOn w:val="Textbody1"/>
    <w:qFormat/>
    <w:rsid w:val="00754618"/>
    <w:pPr>
      <w:spacing w:before="0" w:after="113"/>
      <w:jc w:val="center"/>
    </w:pPr>
    <w:rPr/>
  </w:style>
  <w:style w:type="paragraph" w:styleId="Datertl" w:customStyle="1">
    <w:name w:val="date-rtl"/>
    <w:basedOn w:val="Textbody1"/>
    <w:qFormat/>
    <w:rsid w:val="00754618"/>
    <w:pPr>
      <w:bidi w:val="1"/>
      <w:spacing w:before="0" w:after="113"/>
      <w:jc w:val="center"/>
    </w:pPr>
    <w:rPr/>
  </w:style>
  <w:style w:type="paragraph" w:styleId="Abstract" w:customStyle="1">
    <w:name w:val="abstract"/>
    <w:basedOn w:val="Textbody1"/>
    <w:qFormat/>
    <w:rsid w:val="00754618"/>
    <w:pPr>
      <w:spacing w:before="0" w:after="113"/>
      <w:ind w:left="1701" w:right="1701" w:hanging="0"/>
    </w:pPr>
    <w:rPr/>
  </w:style>
  <w:style w:type="paragraph" w:styleId="Abstractrtl" w:customStyle="1">
    <w:name w:val="abstract-rtl"/>
    <w:basedOn w:val="Textbodyrtl"/>
    <w:qFormat/>
    <w:rsid w:val="00754618"/>
    <w:pPr>
      <w:spacing w:before="0" w:after="113"/>
      <w:ind w:left="1701" w:right="1701" w:hanging="0"/>
    </w:pPr>
    <w:rPr/>
  </w:style>
  <w:style w:type="paragraph" w:styleId="Abstracttitle" w:customStyle="1">
    <w:name w:val="abstract-title"/>
    <w:basedOn w:val="Abstract"/>
    <w:qFormat/>
    <w:rsid w:val="00754618"/>
    <w:pPr>
      <w:spacing w:before="283" w:after="0"/>
      <w:jc w:val="center"/>
    </w:pPr>
    <w:rPr/>
  </w:style>
  <w:style w:type="paragraph" w:styleId="Contents1" w:customStyle="1">
    <w:name w:val="Contents-1"/>
    <w:basedOn w:val="Index"/>
    <w:qFormat/>
    <w:rsid w:val="00754618"/>
    <w:pPr>
      <w:tabs>
        <w:tab w:val="right" w:pos="9637" w:leader="none"/>
      </w:tabs>
      <w:spacing w:before="0" w:after="57"/>
    </w:pPr>
    <w:rPr/>
  </w:style>
  <w:style w:type="paragraph" w:styleId="Contents2" w:customStyle="1">
    <w:name w:val="Contents-2"/>
    <w:basedOn w:val="Index"/>
    <w:qFormat/>
    <w:rsid w:val="00754618"/>
    <w:pPr>
      <w:tabs>
        <w:tab w:val="right" w:pos="9354" w:leader="none"/>
      </w:tabs>
      <w:ind w:left="283" w:hanging="0"/>
    </w:pPr>
    <w:rPr/>
  </w:style>
  <w:style w:type="paragraph" w:styleId="Contents3" w:customStyle="1">
    <w:name w:val="Contents-3"/>
    <w:basedOn w:val="Index"/>
    <w:qFormat/>
    <w:rsid w:val="00754618"/>
    <w:pPr>
      <w:tabs>
        <w:tab w:val="right" w:pos="9071" w:leader="none"/>
      </w:tabs>
      <w:ind w:left="566" w:hanging="0"/>
    </w:pPr>
    <w:rPr/>
  </w:style>
  <w:style w:type="paragraph" w:styleId="Contents4" w:customStyle="1">
    <w:name w:val="Contents-4"/>
    <w:basedOn w:val="Index"/>
    <w:qFormat/>
    <w:rsid w:val="00754618"/>
    <w:pPr>
      <w:tabs>
        <w:tab w:val="right" w:pos="8788" w:leader="none"/>
      </w:tabs>
      <w:ind w:left="849" w:hanging="0"/>
    </w:pPr>
    <w:rPr/>
  </w:style>
  <w:style w:type="paragraph" w:styleId="Contents5" w:customStyle="1">
    <w:name w:val="Contents-5"/>
    <w:basedOn w:val="Index"/>
    <w:qFormat/>
    <w:rsid w:val="00754618"/>
    <w:pPr>
      <w:tabs>
        <w:tab w:val="right" w:pos="8505" w:leader="none"/>
      </w:tabs>
      <w:ind w:left="1132" w:hanging="0"/>
    </w:pPr>
    <w:rPr/>
  </w:style>
  <w:style w:type="paragraph" w:styleId="Index1" w:customStyle="1">
    <w:name w:val="Index-1"/>
    <w:basedOn w:val="Index"/>
    <w:qFormat/>
    <w:rsid w:val="00754618"/>
    <w:pPr/>
    <w:rPr/>
  </w:style>
  <w:style w:type="paragraph" w:styleId="Index2" w:customStyle="1">
    <w:name w:val="Index-2"/>
    <w:basedOn w:val="Index"/>
    <w:qFormat/>
    <w:rsid w:val="00754618"/>
    <w:pPr>
      <w:ind w:left="283" w:hanging="0"/>
    </w:pPr>
    <w:rPr/>
  </w:style>
  <w:style w:type="paragraph" w:styleId="Index3" w:customStyle="1">
    <w:name w:val="Index-3"/>
    <w:basedOn w:val="Index"/>
    <w:qFormat/>
    <w:rsid w:val="00754618"/>
    <w:pPr>
      <w:ind w:left="566" w:hanging="0"/>
    </w:pPr>
    <w:rPr/>
  </w:style>
  <w:style w:type="paragraph" w:styleId="Pbibitem" w:customStyle="1">
    <w:name w:val="p-bibitem"/>
    <w:basedOn w:val="Normal"/>
    <w:qFormat/>
    <w:rsid w:val="00754618"/>
    <w:pPr/>
    <w:rPr>
      <w:highlight w:val="white"/>
    </w:rPr>
  </w:style>
  <w:style w:type="paragraph" w:styleId="Quotation" w:customStyle="1">
    <w:name w:val="quotation"/>
    <w:basedOn w:val="Normal"/>
    <w:qFormat/>
    <w:rsid w:val="00754618"/>
    <w:pPr>
      <w:ind w:left="567" w:right="567" w:firstLine="283"/>
    </w:pPr>
    <w:rPr/>
  </w:style>
  <w:style w:type="paragraph" w:styleId="Quotationrtl" w:customStyle="1">
    <w:name w:val="quotation-rtl"/>
    <w:basedOn w:val="Normal"/>
    <w:qFormat/>
    <w:rsid w:val="00754618"/>
    <w:pPr>
      <w:bidi w:val="1"/>
      <w:ind w:left="567" w:right="567" w:firstLine="283"/>
      <w:jc w:val="left"/>
    </w:pPr>
    <w:rPr/>
  </w:style>
  <w:style w:type="paragraph" w:styleId="Flushright" w:customStyle="1">
    <w:name w:val="flushright"/>
    <w:basedOn w:val="Textbody1"/>
    <w:qFormat/>
    <w:rsid w:val="00754618"/>
    <w:pPr>
      <w:spacing w:before="113" w:after="113"/>
      <w:jc w:val="right"/>
    </w:pPr>
    <w:rPr/>
  </w:style>
  <w:style w:type="paragraph" w:styleId="Flushleft" w:customStyle="1">
    <w:name w:val="flushleft"/>
    <w:basedOn w:val="Textbody1"/>
    <w:qFormat/>
    <w:rsid w:val="00754618"/>
    <w:pPr>
      <w:spacing w:before="113" w:after="113"/>
      <w:jc w:val="left"/>
    </w:pPr>
    <w:rPr/>
  </w:style>
  <w:style w:type="paragraph" w:styleId="Center" w:customStyle="1">
    <w:name w:val="center"/>
    <w:basedOn w:val="Textbody1"/>
    <w:qFormat/>
    <w:rsid w:val="00754618"/>
    <w:pPr>
      <w:spacing w:before="113" w:after="113"/>
      <w:jc w:val="center"/>
    </w:pPr>
    <w:rPr/>
  </w:style>
  <w:style w:type="paragraph" w:styleId="Tabbing" w:customStyle="1">
    <w:name w:val="tabbing"/>
    <w:basedOn w:val="Normal"/>
    <w:qFormat/>
    <w:rsid w:val="00754618"/>
    <w:pPr>
      <w:ind w:firstLine="283"/>
    </w:pPr>
    <w:rPr/>
  </w:style>
  <w:style w:type="paragraph" w:styleId="Part" w:customStyle="1">
    <w:name w:val="part"/>
    <w:basedOn w:val="Heading"/>
    <w:qFormat/>
    <w:rsid w:val="00754618"/>
    <w:pPr>
      <w:spacing w:before="295" w:after="119"/>
    </w:pPr>
    <w:rPr/>
  </w:style>
  <w:style w:type="paragraph" w:styleId="Heading11" w:customStyle="1">
    <w:name w:val="Heading-1"/>
    <w:basedOn w:val="Heading"/>
    <w:qFormat/>
    <w:rsid w:val="00754618"/>
    <w:pPr>
      <w:spacing w:before="800" w:after="500"/>
    </w:pPr>
    <w:rPr/>
  </w:style>
  <w:style w:type="paragraph" w:styleId="Heading1rtl" w:customStyle="1">
    <w:name w:val="Heading-1-rtl"/>
    <w:qFormat/>
    <w:rsid w:val="00754618"/>
    <w:pPr>
      <w:widowControl w:val="false"/>
      <w:suppressAutoHyphens w:val="true"/>
      <w:overflowPunct w:val="false"/>
      <w:bidi w:val="1"/>
      <w:jc w:val="left"/>
    </w:pPr>
    <w:rPr>
      <w:rFonts w:ascii="Liberation Serif" w:hAnsi="Liberation Serif" w:eastAsia="DejaVu Sans" w:cs="DejaVu Sans"/>
      <w:color w:val="000000"/>
      <w:sz w:val="24"/>
      <w:szCs w:val="24"/>
      <w:lang w:val="en-US" w:eastAsia="en-US" w:bidi="en-US"/>
    </w:rPr>
  </w:style>
  <w:style w:type="paragraph" w:styleId="Heading21" w:customStyle="1">
    <w:name w:val="Heading-2"/>
    <w:basedOn w:val="Heading"/>
    <w:qFormat/>
    <w:rsid w:val="00754618"/>
    <w:pPr>
      <w:spacing w:before="240" w:after="180"/>
    </w:pPr>
    <w:rPr>
      <w:rFonts w:ascii="Liberation Serif" w:hAnsi="Liberation Serif"/>
    </w:rPr>
  </w:style>
  <w:style w:type="paragraph" w:styleId="Heading2rtl" w:customStyle="1">
    <w:name w:val="Heading-2-rtl"/>
    <w:basedOn w:val="Heading"/>
    <w:qFormat/>
    <w:rsid w:val="00754618"/>
    <w:pPr>
      <w:bidi w:val="1"/>
      <w:spacing w:before="238" w:after="0"/>
      <w:jc w:val="left"/>
    </w:pPr>
    <w:rPr/>
  </w:style>
  <w:style w:type="paragraph" w:styleId="Heading31" w:customStyle="1">
    <w:name w:val="Heading-3"/>
    <w:basedOn w:val="Heading"/>
    <w:qFormat/>
    <w:rsid w:val="00754618"/>
    <w:pPr/>
    <w:rPr>
      <w:rFonts w:ascii="Liberation Serif" w:hAnsi="Liberation Serif"/>
      <w:i/>
      <w:sz w:val="22"/>
    </w:rPr>
  </w:style>
  <w:style w:type="paragraph" w:styleId="Heading3rtl" w:customStyle="1">
    <w:name w:val="Heading-3-rtl"/>
    <w:qFormat/>
    <w:rsid w:val="00754618"/>
    <w:pPr>
      <w:widowControl w:val="false"/>
      <w:suppressAutoHyphens w:val="true"/>
      <w:overflowPunct w:val="false"/>
      <w:bidi w:val="1"/>
      <w:jc w:val="left"/>
    </w:pPr>
    <w:rPr>
      <w:rFonts w:ascii="Liberation Serif" w:hAnsi="Liberation Serif" w:eastAsia="DejaVu Sans" w:cs="DejaVu Sans"/>
      <w:color w:val="000000"/>
      <w:sz w:val="24"/>
      <w:szCs w:val="24"/>
      <w:lang w:val="en-US" w:eastAsia="en-US" w:bidi="en-US"/>
    </w:rPr>
  </w:style>
  <w:style w:type="paragraph" w:styleId="Heading4" w:customStyle="1">
    <w:name w:val="Heading-4"/>
    <w:basedOn w:val="Heading"/>
    <w:qFormat/>
    <w:rsid w:val="00754618"/>
    <w:pPr>
      <w:spacing w:before="238" w:after="0"/>
    </w:pPr>
    <w:rPr/>
  </w:style>
  <w:style w:type="paragraph" w:styleId="Heading4rtl" w:customStyle="1">
    <w:name w:val="Heading-4-rtl"/>
    <w:qFormat/>
    <w:rsid w:val="00754618"/>
    <w:pPr>
      <w:widowControl w:val="false"/>
      <w:suppressAutoHyphens w:val="true"/>
      <w:overflowPunct w:val="false"/>
      <w:bidi w:val="1"/>
      <w:spacing w:before="238" w:after="0"/>
      <w:jc w:val="left"/>
    </w:pPr>
    <w:rPr>
      <w:rFonts w:ascii="Liberation Serif" w:hAnsi="Liberation Serif" w:eastAsia="DejaVu Sans" w:cs="DejaVu Sans"/>
      <w:color w:val="000000"/>
      <w:sz w:val="24"/>
      <w:szCs w:val="24"/>
      <w:lang w:val="en-US" w:eastAsia="en-US" w:bidi="en-US"/>
    </w:rPr>
  </w:style>
  <w:style w:type="paragraph" w:styleId="Heading5" w:customStyle="1">
    <w:name w:val="Heading-5"/>
    <w:basedOn w:val="Heading"/>
    <w:qFormat/>
    <w:rsid w:val="00754618"/>
    <w:pPr>
      <w:spacing w:before="238" w:after="0"/>
    </w:pPr>
    <w:rPr/>
  </w:style>
  <w:style w:type="paragraph" w:styleId="Heading5rtl" w:customStyle="1">
    <w:name w:val="Heading-5-rtl"/>
    <w:basedOn w:val="Heading"/>
    <w:qFormat/>
    <w:rsid w:val="00754618"/>
    <w:pPr>
      <w:bidi w:val="1"/>
      <w:spacing w:before="238" w:after="0"/>
      <w:jc w:val="left"/>
    </w:pPr>
    <w:rPr/>
  </w:style>
  <w:style w:type="paragraph" w:styleId="Heading6" w:customStyle="1">
    <w:name w:val="Heading-6"/>
    <w:basedOn w:val="Heading"/>
    <w:qFormat/>
    <w:rsid w:val="00754618"/>
    <w:pPr/>
    <w:rPr/>
  </w:style>
  <w:style w:type="paragraph" w:styleId="Heading6rtl" w:customStyle="1">
    <w:name w:val="Heading-6-rtl"/>
    <w:qFormat/>
    <w:rsid w:val="00754618"/>
    <w:pPr>
      <w:widowControl w:val="false"/>
      <w:suppressAutoHyphens w:val="true"/>
      <w:overflowPunct w:val="false"/>
      <w:bidi w:val="1"/>
      <w:jc w:val="left"/>
    </w:pPr>
    <w:rPr>
      <w:rFonts w:ascii="Liberation Serif" w:hAnsi="Liberation Serif" w:eastAsia="DejaVu Sans" w:cs="DejaVu Sans"/>
      <w:color w:val="000000"/>
      <w:sz w:val="24"/>
      <w:szCs w:val="24"/>
      <w:lang w:val="en-US" w:eastAsia="en-US" w:bidi="en-US"/>
    </w:rPr>
  </w:style>
  <w:style w:type="paragraph" w:styleId="Heading7" w:customStyle="1">
    <w:name w:val="Heading-7"/>
    <w:basedOn w:val="Heading"/>
    <w:qFormat/>
    <w:rsid w:val="00754618"/>
    <w:pPr/>
    <w:rPr/>
  </w:style>
  <w:style w:type="paragraph" w:styleId="Heading7rtl" w:customStyle="1">
    <w:name w:val="Heading-7-rtl"/>
    <w:qFormat/>
    <w:rsid w:val="00754618"/>
    <w:pPr>
      <w:widowControl w:val="false"/>
      <w:suppressAutoHyphens w:val="true"/>
      <w:overflowPunct w:val="false"/>
      <w:bidi w:val="1"/>
      <w:jc w:val="left"/>
    </w:pPr>
    <w:rPr>
      <w:rFonts w:ascii="Liberation Serif" w:hAnsi="Liberation Serif" w:eastAsia="DejaVu Sans" w:cs="DejaVu Sans"/>
      <w:color w:val="000000"/>
      <w:sz w:val="24"/>
      <w:szCs w:val="24"/>
      <w:lang w:val="en-US" w:eastAsia="en-US" w:bidi="en-US"/>
    </w:rPr>
  </w:style>
  <w:style w:type="paragraph" w:styleId="Heading8" w:customStyle="1">
    <w:name w:val="Heading-8"/>
    <w:basedOn w:val="Heading"/>
    <w:qFormat/>
    <w:rsid w:val="00754618"/>
    <w:pPr/>
    <w:rPr/>
  </w:style>
  <w:style w:type="paragraph" w:styleId="Heading8rtl" w:customStyle="1">
    <w:name w:val="Heading-8-rtl"/>
    <w:qFormat/>
    <w:rsid w:val="00754618"/>
    <w:pPr>
      <w:widowControl w:val="false"/>
      <w:suppressAutoHyphens w:val="true"/>
      <w:overflowPunct w:val="false"/>
      <w:bidi w:val="1"/>
      <w:jc w:val="left"/>
    </w:pPr>
    <w:rPr>
      <w:rFonts w:ascii="Liberation Serif" w:hAnsi="Liberation Serif" w:eastAsia="DejaVu Sans" w:cs="DejaVu Sans"/>
      <w:color w:val="000000"/>
      <w:sz w:val="24"/>
      <w:szCs w:val="24"/>
      <w:lang w:val="en-US" w:eastAsia="en-US" w:bidi="en-US"/>
    </w:rPr>
  </w:style>
  <w:style w:type="paragraph" w:styleId="Heading9" w:customStyle="1">
    <w:name w:val="Heading-9"/>
    <w:basedOn w:val="Heading"/>
    <w:qFormat/>
    <w:rsid w:val="00754618"/>
    <w:pPr/>
    <w:rPr/>
  </w:style>
  <w:style w:type="paragraph" w:styleId="Heading9rtl" w:customStyle="1">
    <w:name w:val="Heading-9-rtl"/>
    <w:basedOn w:val="Heading"/>
    <w:qFormat/>
    <w:rsid w:val="00754618"/>
    <w:pPr>
      <w:bidi w:val="1"/>
      <w:jc w:val="left"/>
    </w:pPr>
    <w:rPr/>
  </w:style>
  <w:style w:type="paragraph" w:styleId="Heading10" w:customStyle="1">
    <w:name w:val="Heading-10"/>
    <w:basedOn w:val="Heading"/>
    <w:qFormat/>
    <w:rsid w:val="00754618"/>
    <w:pPr/>
    <w:rPr/>
  </w:style>
  <w:style w:type="paragraph" w:styleId="Heading10rtl" w:customStyle="1">
    <w:name w:val="Heading-10-rtl"/>
    <w:qFormat/>
    <w:rsid w:val="00754618"/>
    <w:pPr>
      <w:widowControl w:val="false"/>
      <w:suppressAutoHyphens w:val="true"/>
      <w:overflowPunct w:val="false"/>
      <w:bidi w:val="0"/>
      <w:jc w:val="left"/>
    </w:pPr>
    <w:rPr>
      <w:rFonts w:ascii="Liberation Serif" w:hAnsi="Liberation Serif" w:eastAsia="DejaVu Sans" w:cs="DejaVu Sans"/>
      <w:color w:val="000000"/>
      <w:sz w:val="24"/>
      <w:szCs w:val="24"/>
      <w:lang w:val="en-US" w:eastAsia="en-US" w:bidi="en-US"/>
    </w:rPr>
  </w:style>
  <w:style w:type="paragraph" w:styleId="TableContents" w:customStyle="1">
    <w:name w:val="Table Contents"/>
    <w:basedOn w:val="Normal"/>
    <w:qFormat/>
    <w:rsid w:val="00754618"/>
    <w:pPr>
      <w:suppressLineNumbers/>
    </w:pPr>
    <w:rPr/>
  </w:style>
  <w:style w:type="paragraph" w:styleId="Subtitle">
    <w:name w:val="Subtitle"/>
    <w:basedOn w:val="Heading"/>
    <w:qFormat/>
    <w:rsid w:val="00754618"/>
    <w:pPr/>
    <w:rPr/>
  </w:style>
  <w:style w:type="paragraph" w:styleId="Quotations" w:customStyle="1">
    <w:name w:val="Quotations"/>
    <w:basedOn w:val="Normal"/>
    <w:qFormat/>
    <w:rsid w:val="00754618"/>
    <w:pPr/>
    <w:rPr/>
  </w:style>
  <w:style w:type="paragraph" w:styleId="Footer">
    <w:name w:val="Footer"/>
    <w:basedOn w:val="Normal"/>
    <w:rsid w:val="00754618"/>
    <w:pPr>
      <w:suppressLineNumbers/>
    </w:pPr>
    <w:rPr/>
  </w:style>
  <w:style w:type="paragraph" w:styleId="Header">
    <w:name w:val="Header"/>
    <w:basedOn w:val="Normal"/>
    <w:rsid w:val="00754618"/>
    <w:pPr>
      <w:suppressLineNumbers/>
    </w:pPr>
    <w:rPr/>
  </w:style>
  <w:style w:type="paragraph" w:styleId="PreformattedText1" w:customStyle="1">
    <w:name w:val="Preformatted Text"/>
    <w:basedOn w:val="Normal"/>
    <w:qFormat/>
    <w:rsid w:val="00754618"/>
    <w:pPr/>
    <w:rPr/>
  </w:style>
  <w:style w:type="paragraph" w:styleId="Annotationtext">
    <w:name w:val="annotation text"/>
    <w:basedOn w:val="Normal"/>
    <w:link w:val="CommentTextChar"/>
    <w:uiPriority w:val="99"/>
    <w:semiHidden/>
    <w:unhideWhenUsed/>
    <w:qFormat/>
    <w:rsid w:val="00754618"/>
    <w:pPr/>
    <w:rPr>
      <w:sz w:val="20"/>
      <w:szCs w:val="20"/>
    </w:rPr>
  </w:style>
  <w:style w:type="paragraph" w:styleId="BalloonText">
    <w:name w:val="Balloon Text"/>
    <w:basedOn w:val="Normal"/>
    <w:link w:val="BalloonTextChar"/>
    <w:uiPriority w:val="99"/>
    <w:semiHidden/>
    <w:unhideWhenUsed/>
    <w:qFormat/>
    <w:rsid w:val="007e7993"/>
    <w:pPr/>
    <w:rPr>
      <w:rFonts w:ascii="Tahoma" w:hAnsi="Tahoma" w:cs="Tahoma"/>
      <w:sz w:val="16"/>
      <w:szCs w:val="16"/>
    </w:rPr>
  </w:style>
  <w:style w:type="paragraph" w:styleId="Annotationsubject">
    <w:name w:val="annotation subject"/>
    <w:basedOn w:val="Annotationtext"/>
    <w:link w:val="CommentSubjectChar"/>
    <w:uiPriority w:val="99"/>
    <w:semiHidden/>
    <w:unhideWhenUsed/>
    <w:qFormat/>
    <w:rsid w:val="007e7993"/>
    <w:pPr/>
    <w:rPr>
      <w:b/>
      <w:bCs/>
    </w:rPr>
  </w:style>
  <w:style w:type="paragraph" w:styleId="TableHeading">
    <w:name w:val="Table Heading"/>
    <w:basedOn w:val="TableContents"/>
    <w:qFormat/>
    <w:pPr/>
    <w:rPr/>
  </w:style>
  <w:style w:type="numbering" w:styleId="NoList" w:default="1">
    <w:name w:val="No List"/>
    <w:uiPriority w:val="99"/>
    <w:semiHidden/>
    <w:unhideWhenUsed/>
    <w:qFormat/>
  </w:style>
  <w:style w:type="numbering" w:styleId="Itemize" w:customStyle="1">
    <w:name w:val="Itemize"/>
    <w:qFormat/>
    <w:rsid w:val="00754618"/>
  </w:style>
  <w:style w:type="numbering" w:styleId="Enumerate" w:customStyle="1">
    <w:name w:val="Enumerate"/>
    <w:qFormat/>
    <w:rsid w:val="00754618"/>
  </w:style>
  <w:style w:type="numbering" w:styleId="Enumeratertl" w:customStyle="1">
    <w:name w:val="Enumerate-rtl"/>
    <w:qFormat/>
    <w:rsid w:val="00754618"/>
  </w:style>
  <w:style w:type="numbering" w:styleId="Description" w:customStyle="1">
    <w:name w:val="description"/>
    <w:qFormat/>
    <w:rsid w:val="00754618"/>
  </w:style>
  <w:style w:type="numbering" w:styleId="List1" w:customStyle="1">
    <w:name w:val="List1"/>
    <w:qFormat/>
    <w:rsid w:val="00754618"/>
  </w:style>
  <w:style w:type="numbering" w:styleId="Printshorthands" w:customStyle="1">
    <w:name w:val="printshorthands"/>
    <w:qFormat/>
    <w:rsid w:val="00754618"/>
  </w:style>
  <w:style w:type="numbering" w:styleId="Printthebibliography" w:customStyle="1">
    <w:name w:val="printthebibliography"/>
    <w:qFormat/>
    <w:rsid w:val="00754618"/>
  </w:style>
  <w:style w:type="numbering" w:styleId="Algorithmic" w:customStyle="1">
    <w:name w:val="algorithmic"/>
    <w:qFormat/>
    <w:rsid w:val="0075461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tif"/><Relationship Id="rId4" Type="http://schemas.openxmlformats.org/officeDocument/2006/relationships/image" Target="media/image3.tif"/><Relationship Id="rId5" Type="http://schemas.openxmlformats.org/officeDocument/2006/relationships/image" Target="media/image4.tif"/><Relationship Id="rId6" Type="http://schemas.openxmlformats.org/officeDocument/2006/relationships/image" Target="media/image5.tif"/><Relationship Id="rId7" Type="http://schemas.openxmlformats.org/officeDocument/2006/relationships/image" Target="media/image6.tif"/><Relationship Id="rId8" Type="http://schemas.openxmlformats.org/officeDocument/2006/relationships/image" Target="media/image7.tif"/><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image" Target="media/image10.tif"/><Relationship Id="rId12" Type="http://schemas.openxmlformats.org/officeDocument/2006/relationships/image" Target="media/image11.tif"/><Relationship Id="rId13" Type="http://schemas.openxmlformats.org/officeDocument/2006/relationships/image" Target="media/image12.tif"/><Relationship Id="rId14" Type="http://schemas.openxmlformats.org/officeDocument/2006/relationships/image" Target="media/image13.tif"/><Relationship Id="rId15" Type="http://schemas.openxmlformats.org/officeDocument/2006/relationships/image" Target="media/image14.tif"/><Relationship Id="rId16" Type="http://schemas.openxmlformats.org/officeDocument/2006/relationships/image" Target="media/image15.tif"/><Relationship Id="rId17" Type="http://schemas.openxmlformats.org/officeDocument/2006/relationships/image" Target="media/image16.tif"/><Relationship Id="rId18" Type="http://schemas.openxmlformats.org/officeDocument/2006/relationships/image" Target="media/image17.tif"/><Relationship Id="rId19" Type="http://schemas.openxmlformats.org/officeDocument/2006/relationships/image" Target="media/image18.tif"/><Relationship Id="rId20" Type="http://schemas.openxmlformats.org/officeDocument/2006/relationships/image" Target="media/image19.tif"/><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94D5C-E214-47CD-BAF9-7081FC0C8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Application>LibreOffice/5.1.2.2$Linux_X86_64 LibreOffice_project/10m0$Build-2</Application>
  <Pages>35</Pages>
  <Words>7144</Words>
  <CharactersWithSpaces>41944</CharactersWithSpaces>
  <Paragraphs>362</Paragraphs>
  <Company>The University of Melbourne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2016-05-30T02:05:00Z</dcterms:created>
  <dc:creator>Rod</dc:creator>
  <dc:description/>
  <dc:language>en-AU</dc:language>
  <cp:lastModifiedBy>Casey Visintin</cp:lastModifiedBy>
  <dcterms:modified xsi:type="dcterms:W3CDTF">2016-06-03T17:20:00Z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The University of Melbourne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